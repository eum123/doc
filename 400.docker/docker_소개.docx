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3179" w:rsidRPr="00252A77" w:rsidRDefault="003D3179"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2853A5" w:rsidRPr="00252A77" w:rsidRDefault="00C77AB6" w:rsidP="00EF2184">
      <w:pPr>
        <w:jc w:val="center"/>
        <w:rPr>
          <w:b/>
          <w:color w:val="000000" w:themeColor="text1"/>
          <w:sz w:val="56"/>
          <w:szCs w:val="56"/>
        </w:rPr>
      </w:pPr>
      <w:r>
        <w:rPr>
          <w:rFonts w:hint="eastAsia"/>
          <w:b/>
          <w:color w:val="000000" w:themeColor="text1"/>
          <w:kern w:val="0"/>
          <w:sz w:val="56"/>
          <w:szCs w:val="56"/>
        </w:rPr>
        <w:t>Docker 소개</w:t>
      </w: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2853A5" w:rsidRPr="00F5719D" w:rsidRDefault="002853A5" w:rsidP="00EF2184">
      <w:pPr>
        <w:wordWrap/>
        <w:jc w:val="center"/>
        <w:rPr>
          <w:b/>
          <w:sz w:val="28"/>
          <w:szCs w:val="28"/>
        </w:rPr>
      </w:pPr>
      <w:r w:rsidRPr="00F5719D">
        <w:rPr>
          <w:rFonts w:hint="eastAsia"/>
          <w:b/>
          <w:sz w:val="28"/>
          <w:szCs w:val="28"/>
        </w:rPr>
        <w:t>주식회사 티시스</w:t>
      </w:r>
      <w:r>
        <w:rPr>
          <w:rFonts w:hint="eastAsia"/>
          <w:b/>
          <w:sz w:val="28"/>
          <w:szCs w:val="28"/>
        </w:rPr>
        <w:t xml:space="preserve"> IT사업본부</w:t>
      </w:r>
    </w:p>
    <w:p w:rsidR="00F97F40" w:rsidRPr="002853A5"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F97F40" w:rsidRPr="00252A77" w:rsidRDefault="00F97F40" w:rsidP="00EF2184">
      <w:pPr>
        <w:rPr>
          <w:color w:val="000000" w:themeColor="text1"/>
          <w:sz w:val="22"/>
        </w:rPr>
      </w:pPr>
    </w:p>
    <w:p w:rsidR="00C77AB6" w:rsidRDefault="00C77AB6" w:rsidP="00C77AB6">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lastRenderedPageBreak/>
        <w:t>도커의 역사</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4572000" cy="3429000"/>
            <wp:effectExtent l="0" t="0" r="0" b="0"/>
            <wp:docPr id="13" name="그림 13" descr="The future of Linux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Linux Contain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 xml:space="preserve"> 도커는 2013년 3월 산타클라라에서 열린 Pycon Conference에서 dotCloud의 창업자인 Solomon Hykes가 </w:t>
      </w:r>
      <w:hyperlink r:id="rId9" w:history="1">
        <w:r>
          <w:rPr>
            <w:rStyle w:val="a8"/>
            <w:rFonts w:ascii="맑은 고딕" w:eastAsia="맑은 고딕" w:hAnsi="맑은 고딕" w:hint="eastAsia"/>
            <w:color w:val="DB4D5E"/>
            <w:sz w:val="26"/>
            <w:szCs w:val="26"/>
          </w:rPr>
          <w:t>The future of Linux Containers</w:t>
        </w:r>
      </w:hyperlink>
      <w:r>
        <w:rPr>
          <w:rFonts w:ascii="맑은 고딕" w:eastAsia="맑은 고딕" w:hAnsi="맑은 고딕" w:hint="eastAsia"/>
          <w:color w:val="333333"/>
          <w:sz w:val="26"/>
          <w:szCs w:val="26"/>
        </w:rPr>
        <w:t> 라는 세션을 발표하면서 처음 세상에 알려졌습니다.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 xml:space="preserve">이 발표 이후 도커가 인기를 얻으면서 2013년 10월 아예 회사이름을 도커(Docker Inc.)로 바꾸고 2014년 6월 도커 1.0을 발표합니다. 2014년 8월 도커에 집중하기 위해 dotCloud 플랫폼을 매각하고 2015년 4월 $95M(약 1,100억원) 투자를 유치한 후 계속해서 빠르게 성장하고 있습니다. </w:t>
      </w:r>
      <w:del w:id="0" w:author="Unknown">
        <w:r>
          <w:rPr>
            <w:rFonts w:ascii="맑은 고딕" w:eastAsia="맑은 고딕" w:hAnsi="맑은 고딕" w:hint="eastAsia"/>
            <w:color w:val="333333"/>
            <w:sz w:val="26"/>
            <w:szCs w:val="26"/>
          </w:rPr>
          <w:delText>누가 오픈소스는 돈이 되지 않는다고 했는가?!</w:delText>
        </w:r>
      </w:del>
    </w:p>
    <w:p w:rsidR="00C77AB6" w:rsidRDefault="00C374CA"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6065397" cy="2785291"/>
            <wp:effectExtent l="0" t="0" r="0" b="0"/>
            <wp:wrapTopAndBottom/>
            <wp:docPr id="12" name="그림 12" descr="The Evolution of the Modern Software Supply Chain - The Docker Survey,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Evolution of the Modern Software Supply Chain - The Docker Survey, 2016"/>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397" cy="2785291"/>
                    </a:xfrm>
                    <a:prstGeom prst="rect">
                      <a:avLst/>
                    </a:prstGeom>
                    <a:noFill/>
                    <a:ln>
                      <a:noFill/>
                    </a:ln>
                  </pic:spPr>
                </pic:pic>
              </a:graphicData>
            </a:graphic>
            <wp14:sizeRelH relativeFrom="margin">
              <wp14:pctWidth>0</wp14:pctWidth>
            </wp14:sizeRelH>
            <wp14:sizeRelV relativeFrom="margin">
              <wp14:pctHeight>0</wp14:pctHeight>
            </wp14:sizeRelV>
          </wp:anchor>
        </w:drawing>
      </w:r>
      <w:del w:id="1" w:author="Unknown">
        <w:r w:rsidR="00C77AB6">
          <w:rPr>
            <w:rFonts w:ascii="맑은 고딕" w:eastAsia="맑은 고딕" w:hAnsi="맑은 고딕" w:hint="eastAsia"/>
            <w:color w:val="333333"/>
            <w:sz w:val="26"/>
            <w:szCs w:val="26"/>
          </w:rPr>
          <w:delText>도커에서한</w:delText>
        </w:r>
      </w:del>
      <w:r w:rsidR="00C77AB6">
        <w:rPr>
          <w:rFonts w:ascii="맑은 고딕" w:eastAsia="맑은 고딕" w:hAnsi="맑은 고딕" w:hint="eastAsia"/>
          <w:color w:val="333333"/>
          <w:sz w:val="26"/>
          <w:szCs w:val="26"/>
        </w:rPr>
        <w:t> 2016년 설문조사에서 90%가 개발에 사용중이고 80%가 DevOps에 사용할 예정이며 58%가 운영환경에서 사용중이라고 합니다. 2014년 도커 서울 밋업을 시작할 때만 해도 대부분의 사람들이 도커를 잘 모르고 개념도 이해하지 못했는데 이제는 거의 모르는 사람이 없을 정도로 널리 쓰이고 있습니다.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Default="00C77AB6" w:rsidP="00C77AB6">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t>도커란?</w:t>
      </w:r>
    </w:p>
    <w:p w:rsidR="00C374CA"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4343400" cy="3276600"/>
            <wp:effectExtent l="0" t="0" r="0" b="0"/>
            <wp:docPr id="11" name="그림 11" descr="도커는 컨테이너를 관리하는 플랫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도커는 컨테이너를 관리하는 플랫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276600"/>
                    </a:xfrm>
                    <a:prstGeom prst="rect">
                      <a:avLst/>
                    </a:prstGeom>
                    <a:noFill/>
                    <a:ln>
                      <a:noFill/>
                    </a:ln>
                  </pic:spPr>
                </pic:pic>
              </a:graphicData>
            </a:graphic>
          </wp:inline>
        </w:drawing>
      </w:r>
    </w:p>
    <w:p w:rsidR="00C77AB6" w:rsidRDefault="00C374CA"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 xml:space="preserve"> </w:t>
      </w:r>
      <w:r w:rsidR="00C77AB6">
        <w:rPr>
          <w:rFonts w:ascii="맑은 고딕" w:eastAsia="맑은 고딕" w:hAnsi="맑은 고딕" w:hint="eastAsia"/>
          <w:color w:val="333333"/>
          <w:sz w:val="26"/>
          <w:szCs w:val="26"/>
        </w:rPr>
        <w:t>도커는 </w:t>
      </w:r>
      <w:r w:rsidR="00C77AB6">
        <w:rPr>
          <w:rStyle w:val="aa"/>
          <w:rFonts w:ascii="맑은 고딕" w:eastAsia="맑은 고딕" w:hAnsi="맑은 고딕" w:hint="eastAsia"/>
          <w:color w:val="333333"/>
          <w:sz w:val="26"/>
          <w:szCs w:val="26"/>
        </w:rPr>
        <w:t>컨테이너 기반의 오픈소스 가상화 플랫폼</w:t>
      </w:r>
      <w:r w:rsidR="00C77AB6">
        <w:rPr>
          <w:rFonts w:ascii="맑은 고딕" w:eastAsia="맑은 고딕" w:hAnsi="맑은 고딕" w:hint="eastAsia"/>
          <w:color w:val="333333"/>
          <w:sz w:val="26"/>
          <w:szCs w:val="26"/>
        </w:rPr>
        <w:t>입니다.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컨테이너라 하면 배에 실는 네모난 화물 수송용 박스를 생각할 수 있는데 각각의 컨테이너 안에는 옷, 신발, 전자제품, 술, 과일등 다양한 화물을 넣을 수 있고 규격화되어 컨테이너선이나 트레일러등 다양한 운송수단으로 쉽게 옮길 수 있습니다.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서버에서 이야기하는 컨테이너도 이와 비슷한데 다양한 프로그램, 실행환경을 컨테이너로 추상화하고 동일한 인터페이스를 제공하여 프로그램의 배포 및 관리를 단순하게 해줍니다. 백엔드 프로그램, 데이터베이스 서버, 메시지 큐</w:t>
      </w:r>
      <w:r w:rsidR="00C374CA">
        <w:rPr>
          <w:rFonts w:ascii="맑은 고딕" w:eastAsia="맑은 고딕" w:hAnsi="맑은 고딕" w:hint="eastAsia"/>
          <w:color w:val="333333"/>
          <w:sz w:val="26"/>
          <w:szCs w:val="26"/>
        </w:rPr>
        <w:t xml:space="preserve"> </w:t>
      </w:r>
      <w:r>
        <w:rPr>
          <w:rFonts w:ascii="맑은 고딕" w:eastAsia="맑은 고딕" w:hAnsi="맑은 고딕" w:hint="eastAsia"/>
          <w:color w:val="333333"/>
          <w:sz w:val="26"/>
          <w:szCs w:val="26"/>
        </w:rPr>
        <w:t>등 어떤 프로그램도 컨테이너로 추상화할 수 있고 조립PC, AWS, Azure, Google cloud등 어디에서든 실행할 수 있습니다.</w:t>
      </w:r>
    </w:p>
    <w:p w:rsidR="00C374CA"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컨테이너를 가장 잘 사용하고 있는 기업은 구글인데 </w:t>
      </w:r>
      <w:hyperlink r:id="rId12" w:history="1">
        <w:r>
          <w:rPr>
            <w:rStyle w:val="a8"/>
            <w:rFonts w:ascii="맑은 고딕" w:eastAsia="맑은 고딕" w:hAnsi="맑은 고딕" w:hint="eastAsia"/>
            <w:color w:val="DB4D5E"/>
            <w:sz w:val="26"/>
            <w:szCs w:val="26"/>
          </w:rPr>
          <w:t>2014년 발표</w:t>
        </w:r>
      </w:hyperlink>
      <w:r>
        <w:rPr>
          <w:rFonts w:ascii="맑은 고딕" w:eastAsia="맑은 고딕" w:hAnsi="맑은 고딕" w:hint="eastAsia"/>
          <w:color w:val="333333"/>
          <w:sz w:val="26"/>
          <w:szCs w:val="26"/>
        </w:rPr>
        <w:t> 에 따르면 구글은 모든 서비스들이 컨테이너로 동작하고 매주 20억 개의 컨테이너를 구동 한다고 합니다. </w:t>
      </w:r>
    </w:p>
    <w:p w:rsidR="006E5A49" w:rsidRDefault="006E5A49" w:rsidP="00C77AB6">
      <w:pPr>
        <w:pStyle w:val="a9"/>
        <w:spacing w:before="0" w:beforeAutospacing="0" w:after="0" w:afterAutospacing="0" w:line="405" w:lineRule="atLeast"/>
        <w:rPr>
          <w:rStyle w:val="aa"/>
          <w:rFonts w:ascii="맑은 고딕" w:eastAsia="맑은 고딕" w:hAnsi="맑은 고딕"/>
          <w:color w:val="333333"/>
          <w:sz w:val="26"/>
          <w:szCs w:val="26"/>
        </w:rPr>
      </w:pP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컨테이너(Container)</w:t>
      </w:r>
    </w:p>
    <w:p w:rsidR="00C374CA"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4762500" cy="3705225"/>
            <wp:effectExtent l="0" t="0" r="0" b="9525"/>
            <wp:docPr id="10" name="그림 10" descr="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contain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705225"/>
                    </a:xfrm>
                    <a:prstGeom prst="rect">
                      <a:avLst/>
                    </a:prstGeom>
                    <a:noFill/>
                    <a:ln>
                      <a:noFill/>
                    </a:ln>
                  </pic:spPr>
                </pic:pic>
              </a:graphicData>
            </a:graphic>
          </wp:inline>
        </w:drawing>
      </w:r>
    </w:p>
    <w:p w:rsidR="00C77AB6" w:rsidRDefault="00C374CA"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 xml:space="preserve"> </w:t>
      </w:r>
      <w:r w:rsidR="00C77AB6">
        <w:rPr>
          <w:rFonts w:ascii="맑은 고딕" w:eastAsia="맑은 고딕" w:hAnsi="맑은 고딕" w:hint="eastAsia"/>
          <w:color w:val="333333"/>
          <w:sz w:val="26"/>
          <w:szCs w:val="26"/>
        </w:rPr>
        <w:t>컨테이너는 격리된 공간에서 프로세스가 동작하는 기술입니다. 가상화 기술의 하나지만 기존방식과는 차이가 있습니다.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기존의 가상화 방식은 주로 </w:t>
      </w:r>
      <w:r>
        <w:rPr>
          <w:rStyle w:val="aa"/>
          <w:rFonts w:ascii="맑은 고딕" w:eastAsia="맑은 고딕" w:hAnsi="맑은 고딕" w:hint="eastAsia"/>
          <w:color w:val="333333"/>
          <w:sz w:val="26"/>
          <w:szCs w:val="26"/>
        </w:rPr>
        <w:t>OS를 가상화</w:t>
      </w:r>
      <w:r>
        <w:rPr>
          <w:rFonts w:ascii="맑은 고딕" w:eastAsia="맑은 고딕" w:hAnsi="맑은 고딕" w:hint="eastAsia"/>
          <w:color w:val="333333"/>
          <w:sz w:val="26"/>
          <w:szCs w:val="26"/>
        </w:rPr>
        <w:t>하였습니다.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우리에게 익숙한 </w:t>
      </w:r>
      <w:hyperlink r:id="rId14" w:history="1">
        <w:r>
          <w:rPr>
            <w:rStyle w:val="a8"/>
            <w:rFonts w:ascii="맑은 고딕" w:eastAsia="맑은 고딕" w:hAnsi="맑은 고딕" w:hint="eastAsia"/>
            <w:color w:val="DB4D5E"/>
            <w:sz w:val="26"/>
            <w:szCs w:val="26"/>
          </w:rPr>
          <w:t>VMware</w:t>
        </w:r>
      </w:hyperlink>
      <w:r>
        <w:rPr>
          <w:rFonts w:ascii="맑은 고딕" w:eastAsia="맑은 고딕" w:hAnsi="맑은 고딕" w:hint="eastAsia"/>
          <w:color w:val="333333"/>
          <w:sz w:val="26"/>
          <w:szCs w:val="26"/>
        </w:rPr>
        <w:t>나 </w:t>
      </w:r>
      <w:hyperlink r:id="rId15" w:history="1">
        <w:r>
          <w:rPr>
            <w:rStyle w:val="a8"/>
            <w:rFonts w:ascii="맑은 고딕" w:eastAsia="맑은 고딕" w:hAnsi="맑은 고딕" w:hint="eastAsia"/>
            <w:color w:val="DB4D5E"/>
            <w:sz w:val="26"/>
            <w:szCs w:val="26"/>
          </w:rPr>
          <w:t>VirtualBox</w:t>
        </w:r>
      </w:hyperlink>
      <w:r>
        <w:rPr>
          <w:rFonts w:ascii="맑은 고딕" w:eastAsia="맑은 고딕" w:hAnsi="맑은 고딕" w:hint="eastAsia"/>
          <w:color w:val="333333"/>
          <w:sz w:val="26"/>
          <w:szCs w:val="26"/>
        </w:rPr>
        <w:t>같은 가상머신은 호스트 OS위에 게스트 OS 전체를 가상화하여 사용하는 방식입니다. 이 방식은 여러가지 OS를 가상화(리눅스에서 윈도우를 돌린다던가) 할 수 있고 비교적 사용법이 간단하지만 무겁고 느려서 운영환경에</w:t>
      </w:r>
      <w:r w:rsidR="00C374CA">
        <w:rPr>
          <w:rFonts w:ascii="맑은 고딕" w:eastAsia="맑은 고딕" w:hAnsi="맑은 고딕" w:hint="eastAsia"/>
          <w:color w:val="333333"/>
          <w:sz w:val="26"/>
          <w:szCs w:val="26"/>
        </w:rPr>
        <w:t xml:space="preserve">서 </w:t>
      </w:r>
      <w:r w:rsidR="00C374CA">
        <w:rPr>
          <w:rFonts w:ascii="맑은 고딕" w:eastAsia="맑은 고딕" w:hAnsi="맑은 고딕"/>
          <w:color w:val="333333"/>
          <w:sz w:val="26"/>
          <w:szCs w:val="26"/>
        </w:rPr>
        <w:t xml:space="preserve">VM </w:t>
      </w:r>
      <w:r w:rsidR="00C374CA">
        <w:rPr>
          <w:rFonts w:ascii="맑은 고딕" w:eastAsia="맑은 고딕" w:hAnsi="맑은 고딕" w:hint="eastAsia"/>
          <w:color w:val="333333"/>
          <w:sz w:val="26"/>
          <w:szCs w:val="26"/>
        </w:rPr>
        <w:t>단위의 문제가 발생 시 복구 시간이 오래 걸립니다.</w:t>
      </w:r>
      <w:r w:rsidR="00C374CA">
        <w:rPr>
          <w:rFonts w:ascii="맑은 고딕" w:eastAsia="맑은 고딕" w:hAnsi="맑은 고딕"/>
          <w:color w:val="333333"/>
          <w:sz w:val="26"/>
          <w:szCs w:val="26"/>
        </w:rPr>
        <w:t xml:space="preserve"> </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이러한 상황을 개선하기 위해 CPU의 가상화 기술(</w:t>
      </w:r>
      <w:hyperlink r:id="rId16" w:history="1">
        <w:r>
          <w:rPr>
            <w:rStyle w:val="a8"/>
            <w:rFonts w:ascii="맑은 고딕" w:eastAsia="맑은 고딕" w:hAnsi="맑은 고딕" w:hint="eastAsia"/>
            <w:color w:val="DB4D5E"/>
            <w:sz w:val="26"/>
            <w:szCs w:val="26"/>
          </w:rPr>
          <w:t>HVM</w:t>
        </w:r>
      </w:hyperlink>
      <w:r>
        <w:rPr>
          <w:rFonts w:ascii="맑은 고딕" w:eastAsia="맑은 고딕" w:hAnsi="맑은 고딕" w:hint="eastAsia"/>
          <w:color w:val="333333"/>
          <w:sz w:val="26"/>
          <w:szCs w:val="26"/>
        </w:rPr>
        <w:t>)을 이용한 </w:t>
      </w:r>
      <w:hyperlink r:id="rId17" w:history="1">
        <w:r>
          <w:rPr>
            <w:rStyle w:val="a8"/>
            <w:rFonts w:ascii="맑은 고딕" w:eastAsia="맑은 고딕" w:hAnsi="맑은 고딕" w:hint="eastAsia"/>
            <w:color w:val="DB4D5E"/>
            <w:sz w:val="26"/>
            <w:szCs w:val="26"/>
          </w:rPr>
          <w:t>KVM</w:t>
        </w:r>
      </w:hyperlink>
      <w:r>
        <w:rPr>
          <w:rFonts w:ascii="맑은 고딕" w:eastAsia="맑은 고딕" w:hAnsi="맑은 고딕" w:hint="eastAsia"/>
          <w:color w:val="333333"/>
          <w:sz w:val="26"/>
          <w:szCs w:val="26"/>
          <w:vertAlign w:val="subscript"/>
        </w:rPr>
        <w:t>Kernel-based Virtual Machine</w:t>
      </w:r>
      <w:r>
        <w:rPr>
          <w:rFonts w:ascii="맑은 고딕" w:eastAsia="맑은 고딕" w:hAnsi="맑은 고딕" w:hint="eastAsia"/>
          <w:color w:val="333333"/>
          <w:sz w:val="26"/>
          <w:szCs w:val="26"/>
        </w:rPr>
        <w:t>과 </w:t>
      </w:r>
      <w:hyperlink r:id="rId18" w:history="1">
        <w:r>
          <w:rPr>
            <w:rStyle w:val="a8"/>
            <w:rFonts w:ascii="맑은 고딕" w:eastAsia="맑은 고딕" w:hAnsi="맑은 고딕" w:hint="eastAsia"/>
            <w:color w:val="DB4D5E"/>
            <w:sz w:val="26"/>
            <w:szCs w:val="26"/>
          </w:rPr>
          <w:t>반가상화</w:t>
        </w:r>
      </w:hyperlink>
      <w:r>
        <w:rPr>
          <w:rFonts w:ascii="맑은 고딕" w:eastAsia="맑은 고딕" w:hAnsi="맑은 고딕" w:hint="eastAsia"/>
          <w:color w:val="333333"/>
          <w:sz w:val="26"/>
          <w:szCs w:val="26"/>
        </w:rPr>
        <w:t> </w:t>
      </w:r>
      <w:r>
        <w:rPr>
          <w:rFonts w:ascii="맑은 고딕" w:eastAsia="맑은 고딕" w:hAnsi="맑은 고딕" w:hint="eastAsia"/>
          <w:color w:val="333333"/>
          <w:sz w:val="26"/>
          <w:szCs w:val="26"/>
          <w:vertAlign w:val="subscript"/>
        </w:rPr>
        <w:t>Paravirtualization</w:t>
      </w:r>
      <w:r>
        <w:rPr>
          <w:rFonts w:ascii="맑은 고딕" w:eastAsia="맑은 고딕" w:hAnsi="맑은 고딕" w:hint="eastAsia"/>
          <w:color w:val="333333"/>
          <w:sz w:val="26"/>
          <w:szCs w:val="26"/>
        </w:rPr>
        <w:t>방식의 </w:t>
      </w:r>
      <w:hyperlink r:id="rId19" w:history="1">
        <w:r>
          <w:rPr>
            <w:rStyle w:val="a8"/>
            <w:rFonts w:ascii="맑은 고딕" w:eastAsia="맑은 고딕" w:hAnsi="맑은 고딕" w:hint="eastAsia"/>
            <w:color w:val="DB4D5E"/>
            <w:sz w:val="26"/>
            <w:szCs w:val="26"/>
          </w:rPr>
          <w:t>Xen</w:t>
        </w:r>
      </w:hyperlink>
      <w:r>
        <w:rPr>
          <w:rFonts w:ascii="맑은 고딕" w:eastAsia="맑은 고딕" w:hAnsi="맑은 고딕" w:hint="eastAsia"/>
          <w:color w:val="333333"/>
          <w:sz w:val="26"/>
          <w:szCs w:val="26"/>
        </w:rPr>
        <w:t>이 등장합니다. 이러한 방식은 게스트 OS가 필요하긴 하지만 전체OS를 가상화하는 방식이 아니였기 때문에 호스트형 가상화 방식에 비해 성능이 향상되었습니다. 이러한 기술들은 </w:t>
      </w:r>
      <w:hyperlink r:id="rId20" w:history="1">
        <w:r>
          <w:rPr>
            <w:rStyle w:val="a8"/>
            <w:rFonts w:ascii="맑은 고딕" w:eastAsia="맑은 고딕" w:hAnsi="맑은 고딕" w:hint="eastAsia"/>
            <w:color w:val="DB4D5E"/>
            <w:sz w:val="26"/>
            <w:szCs w:val="26"/>
          </w:rPr>
          <w:t>OpenStack</w:t>
        </w:r>
      </w:hyperlink>
      <w:r>
        <w:rPr>
          <w:rFonts w:ascii="맑은 고딕" w:eastAsia="맑은 고딕" w:hAnsi="맑은 고딕" w:hint="eastAsia"/>
          <w:color w:val="333333"/>
          <w:sz w:val="26"/>
          <w:szCs w:val="26"/>
        </w:rPr>
        <w:t>이나 AWS, </w:t>
      </w:r>
      <w:hyperlink r:id="rId21" w:history="1">
        <w:r>
          <w:rPr>
            <w:rStyle w:val="a8"/>
            <w:rFonts w:ascii="맑은 고딕" w:eastAsia="맑은 고딕" w:hAnsi="맑은 고딕" w:hint="eastAsia"/>
            <w:color w:val="DB4D5E"/>
            <w:sz w:val="26"/>
            <w:szCs w:val="26"/>
          </w:rPr>
          <w:t>Rackspace</w:t>
        </w:r>
      </w:hyperlink>
      <w:r>
        <w:rPr>
          <w:rFonts w:ascii="맑은 고딕" w:eastAsia="맑은 고딕" w:hAnsi="맑은 고딕" w:hint="eastAsia"/>
          <w:color w:val="333333"/>
          <w:sz w:val="26"/>
          <w:szCs w:val="26"/>
        </w:rPr>
        <w:t>같은 클라우드 서비스에서 가상 컴퓨팅 기술의 기반이 되었습니다.</w:t>
      </w:r>
    </w:p>
    <w:p w:rsidR="006E5A49" w:rsidRDefault="006E5A49"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color w:val="333333"/>
          <w:sz w:val="26"/>
          <w:szCs w:val="26"/>
        </w:rPr>
        <w:t>(</w:t>
      </w:r>
      <w:r>
        <w:rPr>
          <w:rFonts w:ascii="맑은 고딕" w:eastAsia="맑은 고딕" w:hAnsi="맑은 고딕" w:hint="eastAsia"/>
          <w:color w:val="333333"/>
          <w:sz w:val="26"/>
          <w:szCs w:val="26"/>
        </w:rPr>
        <w:t>현재 회사에서 주로 사용하는 Nutanix</w:t>
      </w:r>
      <w:r>
        <w:rPr>
          <w:rFonts w:ascii="맑은 고딕" w:eastAsia="맑은 고딕" w:hAnsi="맑은 고딕"/>
          <w:color w:val="333333"/>
          <w:sz w:val="26"/>
          <w:szCs w:val="26"/>
        </w:rPr>
        <w:t xml:space="preserve"> HCI</w:t>
      </w:r>
      <w:r>
        <w:rPr>
          <w:rFonts w:ascii="맑은 고딕" w:eastAsia="맑은 고딕" w:hAnsi="맑은 고딕" w:hint="eastAsia"/>
          <w:color w:val="333333"/>
          <w:sz w:val="26"/>
          <w:szCs w:val="26"/>
        </w:rPr>
        <w:t xml:space="preserve">는 가상화 이미지를 복제 정책에 따라 여러 노드에 복사하여 </w:t>
      </w:r>
      <w:r>
        <w:rPr>
          <w:rFonts w:ascii="맑은 고딕" w:eastAsia="맑은 고딕" w:hAnsi="맑은 고딕"/>
          <w:color w:val="333333"/>
          <w:sz w:val="26"/>
          <w:szCs w:val="26"/>
        </w:rPr>
        <w:t xml:space="preserve">VM </w:t>
      </w:r>
      <w:r>
        <w:rPr>
          <w:rFonts w:ascii="맑은 고딕" w:eastAsia="맑은 고딕" w:hAnsi="맑은 고딕" w:hint="eastAsia"/>
          <w:color w:val="333333"/>
          <w:sz w:val="26"/>
          <w:szCs w:val="26"/>
        </w:rPr>
        <w:t xml:space="preserve">단위의 장애를 좀더 효율적으로 대응 할 수 있지만 확장을 위해 반드시 </w:t>
      </w:r>
      <w:r>
        <w:rPr>
          <w:rFonts w:ascii="맑은 고딕" w:eastAsia="맑은 고딕" w:hAnsi="맑은 고딕"/>
          <w:color w:val="333333"/>
          <w:sz w:val="26"/>
          <w:szCs w:val="26"/>
        </w:rPr>
        <w:t>Nutanix</w:t>
      </w:r>
      <w:r>
        <w:rPr>
          <w:rFonts w:ascii="맑은 고딕" w:eastAsia="맑은 고딕" w:hAnsi="맑은 고딕" w:hint="eastAsia"/>
          <w:color w:val="333333"/>
          <w:sz w:val="26"/>
          <w:szCs w:val="26"/>
        </w:rPr>
        <w:t>를 사용해야 하는 제약사항과 서비스에서 실제 사용 할 수 있는 공간에 대해서 고민이 필요하다고 생각합니다</w:t>
      </w:r>
      <w:r>
        <w:rPr>
          <w:rFonts w:ascii="맑은 고딕" w:eastAsia="맑은 고딕" w:hAnsi="맑은 고딕"/>
          <w:color w:val="333333"/>
          <w:sz w:val="26"/>
          <w:szCs w:val="26"/>
        </w:rPr>
        <w:t>)</w:t>
      </w:r>
      <w:r>
        <w:rPr>
          <w:rFonts w:ascii="맑은 고딕" w:eastAsia="맑은 고딕" w:hAnsi="맑은 고딕" w:hint="eastAsia"/>
          <w:color w:val="333333"/>
          <w:sz w:val="26"/>
          <w:szCs w:val="26"/>
        </w:rPr>
        <w:t>.</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lastRenderedPageBreak/>
        <w:drawing>
          <wp:inline distT="0" distB="0" distL="0" distR="0">
            <wp:extent cx="5695950" cy="3525680"/>
            <wp:effectExtent l="0" t="0" r="0" b="0"/>
            <wp:docPr id="9" name="그림 9" descr="가상머신과 도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가상머신과 도커"/>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619" cy="3543426"/>
                    </a:xfrm>
                    <a:prstGeom prst="rect">
                      <a:avLst/>
                    </a:prstGeom>
                    <a:noFill/>
                    <a:ln>
                      <a:noFill/>
                    </a:ln>
                  </pic:spPr>
                </pic:pic>
              </a:graphicData>
            </a:graphic>
          </wp:inline>
        </w:drawing>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전가상화든 반가상화든 추가적인 OS를 설치하여 가상화하는 방법은 어쨋든 성능문제가 있었고 이를 개선하기 위해 </w:t>
      </w:r>
      <w:r>
        <w:rPr>
          <w:rStyle w:val="aa"/>
          <w:rFonts w:ascii="맑은 고딕" w:eastAsia="맑은 고딕" w:hAnsi="맑은 고딕" w:hint="eastAsia"/>
          <w:color w:val="333333"/>
          <w:sz w:val="26"/>
          <w:szCs w:val="26"/>
        </w:rPr>
        <w:t>프로세스를 격리</w:t>
      </w:r>
      <w:r>
        <w:rPr>
          <w:rFonts w:ascii="맑은 고딕" w:eastAsia="맑은 고딕" w:hAnsi="맑은 고딕" w:hint="eastAsia"/>
          <w:color w:val="333333"/>
          <w:sz w:val="26"/>
          <w:szCs w:val="26"/>
        </w:rPr>
        <w:t> 하는 방식이 등장합니다.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리눅스에서는 이 방식을 리눅스 컨테이너라고 하고 단순히 프로세스를 격리시키기 때문에 가볍고 빠르게 동작합니다. CPU나 메모리는 딱 프로세스가 필요한 만큼만 추가로 사용하고 성능적으로도 거의 손실이 없습니다.</w:t>
      </w:r>
    </w:p>
    <w:p w:rsidR="006E5A49" w:rsidRDefault="006E5A49"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Pr="006E5A49" w:rsidRDefault="00C77AB6" w:rsidP="006E5A49">
      <w:pPr>
        <w:pStyle w:val="a9"/>
        <w:spacing w:before="0" w:beforeAutospacing="0" w:after="0" w:afterAutospacing="0" w:line="405" w:lineRule="atLeast"/>
        <w:ind w:leftChars="270" w:left="540"/>
        <w:rPr>
          <w:rFonts w:ascii="맑은 고딕" w:eastAsia="맑은 고딕" w:hAnsi="맑은 고딕"/>
          <w:color w:val="333333"/>
          <w:spacing w:val="-8"/>
          <w:sz w:val="23"/>
          <w:szCs w:val="23"/>
        </w:rPr>
      </w:pPr>
      <w:r w:rsidRPr="006E5A49">
        <w:rPr>
          <w:rFonts w:ascii="맑은 고딕" w:eastAsia="맑은 고딕" w:hAnsi="맑은 고딕" w:hint="eastAsia"/>
          <w:color w:val="333333"/>
          <w:spacing w:val="-8"/>
          <w:sz w:val="23"/>
          <w:szCs w:val="23"/>
        </w:rPr>
        <w:t>도커의 기본 네트워크 모드는 </w:t>
      </w:r>
      <w:r w:rsidRPr="006E5A49">
        <w:rPr>
          <w:rStyle w:val="HTML"/>
          <w:rFonts w:ascii="Consolas" w:hAnsi="Consolas"/>
          <w:color w:val="333333"/>
          <w:spacing w:val="-8"/>
          <w:sz w:val="21"/>
          <w:szCs w:val="21"/>
          <w:shd w:val="clear" w:color="auto" w:fill="EFEFEF"/>
        </w:rPr>
        <w:t>Bridge</w:t>
      </w:r>
      <w:r w:rsidRPr="006E5A49">
        <w:rPr>
          <w:rFonts w:ascii="맑은 고딕" w:eastAsia="맑은 고딕" w:hAnsi="맑은 고딕" w:hint="eastAsia"/>
          <w:color w:val="333333"/>
          <w:spacing w:val="-8"/>
          <w:sz w:val="23"/>
          <w:szCs w:val="23"/>
        </w:rPr>
        <w:t xml:space="preserve">모드로 약간의 성능 손실이 있습니다. </w:t>
      </w:r>
      <w:r w:rsidR="006E5A49" w:rsidRPr="006E5A49">
        <w:rPr>
          <w:rFonts w:ascii="맑은 고딕" w:eastAsia="맑은 고딕" w:hAnsi="맑은 고딕"/>
          <w:color w:val="333333"/>
          <w:spacing w:val="-8"/>
          <w:sz w:val="23"/>
          <w:szCs w:val="23"/>
        </w:rPr>
        <w:t>(</w:t>
      </w:r>
      <w:r w:rsidRPr="006E5A49">
        <w:rPr>
          <w:rFonts w:ascii="맑은 고딕" w:eastAsia="맑은 고딕" w:hAnsi="맑은 고딕" w:hint="eastAsia"/>
          <w:color w:val="333333"/>
          <w:spacing w:val="-8"/>
          <w:sz w:val="23"/>
          <w:szCs w:val="23"/>
        </w:rPr>
        <w:t>네트워크 성능이 중요한 프로그램의 경우 </w:t>
      </w:r>
      <w:r w:rsidRPr="006E5A49">
        <w:rPr>
          <w:rStyle w:val="HTML"/>
          <w:rFonts w:ascii="Consolas" w:hAnsi="Consolas"/>
          <w:color w:val="333333"/>
          <w:spacing w:val="-8"/>
          <w:sz w:val="21"/>
          <w:szCs w:val="21"/>
          <w:shd w:val="clear" w:color="auto" w:fill="EFEFEF"/>
        </w:rPr>
        <w:t>--net=host</w:t>
      </w:r>
      <w:r w:rsidRPr="006E5A49">
        <w:rPr>
          <w:rFonts w:ascii="맑은 고딕" w:eastAsia="맑은 고딕" w:hAnsi="맑은 고딕" w:hint="eastAsia"/>
          <w:color w:val="333333"/>
          <w:spacing w:val="-8"/>
          <w:sz w:val="23"/>
          <w:szCs w:val="23"/>
        </w:rPr>
        <w:t> 옵션을 고려해야 합니다.</w:t>
      </w:r>
      <w:r w:rsidR="006E5A49" w:rsidRPr="006E5A49">
        <w:rPr>
          <w:rFonts w:ascii="맑은 고딕" w:eastAsia="맑은 고딕" w:hAnsi="맑은 고딕"/>
          <w:color w:val="333333"/>
          <w:spacing w:val="-8"/>
          <w:sz w:val="23"/>
          <w:szCs w:val="23"/>
        </w:rPr>
        <w:t>)</w:t>
      </w:r>
    </w:p>
    <w:p w:rsidR="006E5A49" w:rsidRDefault="006E5A49"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하나의 서버에 여러개의 컨테이너를 실행하면 서로 영향을 미치지 않고 독립적으로 실행되어 마치 가벼운 VM</w:t>
      </w:r>
      <w:r>
        <w:rPr>
          <w:rFonts w:ascii="맑은 고딕" w:eastAsia="맑은 고딕" w:hAnsi="맑은 고딕" w:hint="eastAsia"/>
          <w:color w:val="333333"/>
          <w:sz w:val="26"/>
          <w:szCs w:val="26"/>
          <w:vertAlign w:val="subscript"/>
        </w:rPr>
        <w:t>Virtual Machine</w:t>
      </w:r>
      <w:r>
        <w:rPr>
          <w:rFonts w:ascii="맑은 고딕" w:eastAsia="맑은 고딕" w:hAnsi="맑은 고딕" w:hint="eastAsia"/>
          <w:color w:val="333333"/>
          <w:sz w:val="26"/>
          <w:szCs w:val="26"/>
        </w:rPr>
        <w:t>을 사용하는 느낌을 줍니다. 실행중인 컨테이너에 접속하여 명령어를 입력할 수 있고 </w:t>
      </w:r>
      <w:r>
        <w:rPr>
          <w:rStyle w:val="HTML"/>
          <w:rFonts w:ascii="Consolas" w:hAnsi="Consolas"/>
          <w:color w:val="333333"/>
          <w:sz w:val="21"/>
          <w:szCs w:val="21"/>
          <w:bdr w:val="none" w:sz="0" w:space="0" w:color="auto" w:frame="1"/>
          <w:shd w:val="clear" w:color="auto" w:fill="EFEFEF"/>
        </w:rPr>
        <w:t>apt-get</w:t>
      </w:r>
      <w:r>
        <w:rPr>
          <w:rFonts w:ascii="맑은 고딕" w:eastAsia="맑은 고딕" w:hAnsi="맑은 고딕" w:hint="eastAsia"/>
          <w:color w:val="333333"/>
          <w:sz w:val="26"/>
          <w:szCs w:val="26"/>
        </w:rPr>
        <w:t>이나 </w:t>
      </w:r>
      <w:r>
        <w:rPr>
          <w:rStyle w:val="HTML"/>
          <w:rFonts w:ascii="Consolas" w:hAnsi="Consolas"/>
          <w:color w:val="333333"/>
          <w:sz w:val="21"/>
          <w:szCs w:val="21"/>
          <w:bdr w:val="none" w:sz="0" w:space="0" w:color="auto" w:frame="1"/>
          <w:shd w:val="clear" w:color="auto" w:fill="EFEFEF"/>
        </w:rPr>
        <w:t>yum</w:t>
      </w:r>
      <w:r>
        <w:rPr>
          <w:rFonts w:ascii="맑은 고딕" w:eastAsia="맑은 고딕" w:hAnsi="맑은 고딕" w:hint="eastAsia"/>
          <w:color w:val="333333"/>
          <w:sz w:val="26"/>
          <w:szCs w:val="26"/>
        </w:rPr>
        <w:t xml:space="preserve">으로 패키지를 설치할 수 있으며 사용자도 추가하고 여러개의 프로세스를 백그라운드로 실행할 수도 있습니다. CPU나 메모리 사용량을 </w:t>
      </w:r>
      <w:r>
        <w:rPr>
          <w:rFonts w:ascii="맑은 고딕" w:eastAsia="맑은 고딕" w:hAnsi="맑은 고딕" w:hint="eastAsia"/>
          <w:color w:val="333333"/>
          <w:sz w:val="26"/>
          <w:szCs w:val="26"/>
        </w:rPr>
        <w:lastRenderedPageBreak/>
        <w:t>제한할 수 있고 호스트의 특정 포트와 연결하거나 호스트의 특정 디렉토리를 내부 디렉토리인 것처럼 사용할 수도 있습니다.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새로운 컨터이너를 만드는데 걸리는 시간은 겨우 1-2초로 가상머신과 비교도 할 수 없이 빠릅니다.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이러한 컨테이너라는 개념은 도커가 처음 만든 것이 아닙니다. 도커가 등장하기 이전에, 프로세스를 격리하는 방법으로 리눅스에서는 cgroups</w:t>
      </w:r>
      <w:r>
        <w:rPr>
          <w:rFonts w:ascii="맑은 고딕" w:eastAsia="맑은 고딕" w:hAnsi="맑은 고딕" w:hint="eastAsia"/>
          <w:color w:val="333333"/>
          <w:sz w:val="26"/>
          <w:szCs w:val="26"/>
          <w:vertAlign w:val="subscript"/>
        </w:rPr>
        <w:t>control groups</w:t>
      </w:r>
      <w:r>
        <w:rPr>
          <w:rFonts w:ascii="맑은 고딕" w:eastAsia="맑은 고딕" w:hAnsi="맑은 고딕" w:hint="eastAsia"/>
          <w:color w:val="333333"/>
          <w:sz w:val="26"/>
          <w:szCs w:val="26"/>
        </w:rPr>
        <w:t>와 namespace를 이용한 </w:t>
      </w:r>
      <w:hyperlink r:id="rId23" w:history="1">
        <w:r>
          <w:rPr>
            <w:rStyle w:val="a8"/>
            <w:rFonts w:ascii="맑은 고딕" w:eastAsia="맑은 고딕" w:hAnsi="맑은 고딕" w:hint="eastAsia"/>
            <w:color w:val="DB4D5E"/>
            <w:sz w:val="26"/>
            <w:szCs w:val="26"/>
          </w:rPr>
          <w:t>LXC</w:t>
        </w:r>
      </w:hyperlink>
      <w:r>
        <w:rPr>
          <w:rFonts w:ascii="맑은 고딕" w:eastAsia="맑은 고딕" w:hAnsi="맑은 고딕" w:hint="eastAsia"/>
          <w:color w:val="333333"/>
          <w:sz w:val="26"/>
          <w:szCs w:val="26"/>
          <w:vertAlign w:val="subscript"/>
        </w:rPr>
        <w:t>Linux container</w:t>
      </w:r>
      <w:r>
        <w:rPr>
          <w:rFonts w:ascii="맑은 고딕" w:eastAsia="맑은 고딕" w:hAnsi="맑은 고딕" w:hint="eastAsia"/>
          <w:color w:val="333333"/>
          <w:sz w:val="26"/>
          <w:szCs w:val="26"/>
        </w:rPr>
        <w:t>가 있었고 FreeBSD에선 </w:t>
      </w:r>
      <w:hyperlink r:id="rId24" w:history="1">
        <w:r>
          <w:rPr>
            <w:rStyle w:val="a8"/>
            <w:rFonts w:ascii="맑은 고딕" w:eastAsia="맑은 고딕" w:hAnsi="맑은 고딕" w:hint="eastAsia"/>
            <w:color w:val="DB4D5E"/>
            <w:sz w:val="26"/>
            <w:szCs w:val="26"/>
          </w:rPr>
          <w:t>Jail</w:t>
        </w:r>
      </w:hyperlink>
      <w:r>
        <w:rPr>
          <w:rFonts w:ascii="맑은 고딕" w:eastAsia="맑은 고딕" w:hAnsi="맑은 고딕" w:hint="eastAsia"/>
          <w:color w:val="333333"/>
          <w:sz w:val="26"/>
          <w:szCs w:val="26"/>
        </w:rPr>
        <w:t>, Solaris에서는 </w:t>
      </w:r>
      <w:hyperlink r:id="rId25" w:anchor="OPCUG426" w:history="1">
        <w:r>
          <w:rPr>
            <w:rStyle w:val="a8"/>
            <w:rFonts w:ascii="맑은 고딕" w:eastAsia="맑은 고딕" w:hAnsi="맑은 고딕" w:hint="eastAsia"/>
            <w:color w:val="DB4D5E"/>
            <w:sz w:val="26"/>
            <w:szCs w:val="26"/>
          </w:rPr>
          <w:t>Solaris Zones</w:t>
        </w:r>
      </w:hyperlink>
      <w:r>
        <w:rPr>
          <w:rFonts w:ascii="맑은 고딕" w:eastAsia="맑은 고딕" w:hAnsi="맑은 고딕" w:hint="eastAsia"/>
          <w:color w:val="333333"/>
          <w:sz w:val="26"/>
          <w:szCs w:val="26"/>
        </w:rPr>
        <w:t>이라는 기술이 있었습니다. 구글에서는 고오오급 기술자들이 직접 컨테이너 기술을 만들어 사용하였고 </w:t>
      </w:r>
      <w:hyperlink r:id="rId26" w:history="1">
        <w:r>
          <w:rPr>
            <w:rStyle w:val="a8"/>
            <w:rFonts w:ascii="맑은 고딕" w:eastAsia="맑은 고딕" w:hAnsi="맑은 고딕" w:hint="eastAsia"/>
            <w:color w:val="DB4D5E"/>
            <w:sz w:val="26"/>
            <w:szCs w:val="26"/>
          </w:rPr>
          <w:t>lmctfy(Let Me Contain That For You)</w:t>
        </w:r>
      </w:hyperlink>
      <w:r>
        <w:rPr>
          <w:rFonts w:ascii="맑은 고딕" w:eastAsia="맑은 고딕" w:hAnsi="맑은 고딕" w:hint="eastAsia"/>
          <w:color w:val="333333"/>
          <w:sz w:val="26"/>
          <w:szCs w:val="26"/>
        </w:rPr>
        <w:t>라는 오픈소스 컨테이너 기술을 공개했지만 성공하진 못했습니다.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LXC를 기반으로 시작해서 0.9버전에서는 자체적인 </w:t>
      </w:r>
      <w:hyperlink r:id="rId27" w:history="1">
        <w:r>
          <w:rPr>
            <w:rStyle w:val="a8"/>
            <w:rFonts w:ascii="맑은 고딕" w:eastAsia="맑은 고딕" w:hAnsi="맑은 고딕" w:hint="eastAsia"/>
            <w:color w:val="DB4D5E"/>
            <w:sz w:val="26"/>
            <w:szCs w:val="26"/>
          </w:rPr>
          <w:t>libcontainer</w:t>
        </w:r>
      </w:hyperlink>
      <w:r>
        <w:rPr>
          <w:rFonts w:ascii="맑은 고딕" w:eastAsia="맑은 고딕" w:hAnsi="맑은 고딕" w:hint="eastAsia"/>
          <w:color w:val="333333"/>
          <w:sz w:val="26"/>
          <w:szCs w:val="26"/>
        </w:rPr>
        <w:t> 기술을 사용하였고 추후 </w:t>
      </w:r>
      <w:hyperlink r:id="rId28" w:history="1">
        <w:r>
          <w:rPr>
            <w:rStyle w:val="a8"/>
            <w:rFonts w:ascii="맑은 고딕" w:eastAsia="맑은 고딕" w:hAnsi="맑은 고딕" w:hint="eastAsia"/>
            <w:color w:val="DB4D5E"/>
            <w:sz w:val="26"/>
            <w:szCs w:val="26"/>
          </w:rPr>
          <w:t>runC</w:t>
        </w:r>
      </w:hyperlink>
      <w:r>
        <w:rPr>
          <w:rFonts w:ascii="맑은 고딕" w:eastAsia="맑은 고딕" w:hAnsi="맑은 고딕" w:hint="eastAsia"/>
          <w:color w:val="333333"/>
          <w:sz w:val="26"/>
          <w:szCs w:val="26"/>
        </w:rPr>
        <w:t>기술에 합쳐졌습니다.</w:t>
      </w:r>
      <w:bookmarkStart w:id="2" w:name="_GoBack"/>
      <w:bookmarkEnd w:id="2"/>
    </w:p>
    <w:p w:rsidR="00B84166" w:rsidRDefault="00B84166" w:rsidP="00C77AB6">
      <w:pPr>
        <w:pStyle w:val="a9"/>
        <w:spacing w:before="0" w:beforeAutospacing="0" w:after="0" w:afterAutospacing="0" w:line="405" w:lineRule="atLeast"/>
        <w:rPr>
          <w:rStyle w:val="aa"/>
          <w:rFonts w:ascii="맑은 고딕" w:eastAsia="맑은 고딕" w:hAnsi="맑은 고딕"/>
          <w:color w:val="333333"/>
          <w:sz w:val="26"/>
          <w:szCs w:val="26"/>
        </w:rPr>
      </w:pP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이미지(Image)</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724525" cy="3272605"/>
            <wp:effectExtent l="0" t="0" r="0" b="4445"/>
            <wp:docPr id="8" name="그림 8" descr="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ker 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987" cy="3286018"/>
                    </a:xfrm>
                    <a:prstGeom prst="rect">
                      <a:avLst/>
                    </a:prstGeom>
                    <a:noFill/>
                    <a:ln>
                      <a:noFill/>
                    </a:ln>
                  </pic:spPr>
                </pic:pic>
              </a:graphicData>
            </a:graphic>
          </wp:inline>
        </w:drawing>
      </w:r>
    </w:p>
    <w:p w:rsidR="00B84166" w:rsidRDefault="00B8416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도커에서 가장 중요한 개념은 컨테이너와 함께 이미지라는 개념입니다.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이미지는 </w:t>
      </w:r>
      <w:r>
        <w:rPr>
          <w:rStyle w:val="aa"/>
          <w:rFonts w:ascii="맑은 고딕" w:eastAsia="맑은 고딕" w:hAnsi="맑은 고딕" w:hint="eastAsia"/>
          <w:color w:val="333333"/>
          <w:sz w:val="26"/>
          <w:szCs w:val="26"/>
        </w:rPr>
        <w:t>컨테이너 실행에 필요한 파일과 설정값등을 포함하고 있는 것</w:t>
      </w:r>
      <w:r>
        <w:rPr>
          <w:rFonts w:ascii="맑은 고딕" w:eastAsia="맑은 고딕" w:hAnsi="맑은 고딕" w:hint="eastAsia"/>
          <w:color w:val="333333"/>
          <w:sz w:val="26"/>
          <w:szCs w:val="26"/>
        </w:rPr>
        <w:t>으로 상태값을 가지지 않고 변하지 않습니다(Immutable). 컨테이너는 이미지를 실행한 상태라고 볼 수 있고 추가되거나 변하는 값은 컨테이너에 저장됩니다. 같은 이미지에서 여러개의 컨테이너를 생성할 수 있고 컨테이너의 상태가 바뀌거나 컨테이너가 삭제되더라도 이미지는 변하지 않고 그대로 남아있습니다.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ubuntu이미지는 ubuntu를 실행하기 위한 모든 파일을 가지고 있고 MySQL이미지는 debian을 기반으로 MySQL을 실행하는데 필요한 파일과 실행 명령어, 포트 정보등을 가지고 있습니다. 좀 더 복잡한 예로 Gitlab 이미지는 centos를 기반으로 ruby, go, database, redis, gitlab source, nginx등을 가지고 있습니다.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말그대로 이미지는 컨테이너를 실행하기 위한 모든 정보를 가지고 있기 때문에 더 이상 의존성 파일을 컴파일하고 이것저것 설치할 필요가 없습니다. 이제 새로운 서버가 추가되면 미리 만들어 놓은 이미지를 다운받고 컨테이너를 생성만 하면 됩니다. 한 서버에 여러개의 컨테이너를 실행할 수 있고, 수십, 수백, 수천대의 서버도 문제없습니다.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715000" cy="3603949"/>
            <wp:effectExtent l="0" t="0" r="0" b="0"/>
            <wp:docPr id="7" name="그림 7" descr="Docker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Sto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333" cy="3613618"/>
                    </a:xfrm>
                    <a:prstGeom prst="rect">
                      <a:avLst/>
                    </a:prstGeom>
                    <a:noFill/>
                    <a:ln>
                      <a:noFill/>
                    </a:ln>
                  </pic:spPr>
                </pic:pic>
              </a:graphicData>
            </a:graphic>
          </wp:inline>
        </w:drawing>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도커 이미지는 </w:t>
      </w:r>
      <w:hyperlink r:id="rId31" w:history="1">
        <w:r>
          <w:rPr>
            <w:rStyle w:val="a8"/>
            <w:rFonts w:ascii="맑은 고딕" w:eastAsia="맑은 고딕" w:hAnsi="맑은 고딕" w:hint="eastAsia"/>
            <w:color w:val="DB4D5E"/>
            <w:sz w:val="26"/>
            <w:szCs w:val="26"/>
          </w:rPr>
          <w:t>Docker hub</w:t>
        </w:r>
      </w:hyperlink>
      <w:r>
        <w:rPr>
          <w:rFonts w:ascii="맑은 고딕" w:eastAsia="맑은 고딕" w:hAnsi="맑은 고딕" w:hint="eastAsia"/>
          <w:color w:val="333333"/>
          <w:sz w:val="26"/>
          <w:szCs w:val="26"/>
        </w:rPr>
        <w:t>에 등록하거나 </w:t>
      </w:r>
      <w:hyperlink r:id="rId32" w:history="1">
        <w:r>
          <w:rPr>
            <w:rStyle w:val="a8"/>
            <w:rFonts w:ascii="맑은 고딕" w:eastAsia="맑은 고딕" w:hAnsi="맑은 고딕" w:hint="eastAsia"/>
            <w:color w:val="DB4D5E"/>
            <w:sz w:val="26"/>
            <w:szCs w:val="26"/>
          </w:rPr>
          <w:t>Docker Registry</w:t>
        </w:r>
      </w:hyperlink>
      <w:r>
        <w:rPr>
          <w:rFonts w:ascii="맑은 고딕" w:eastAsia="맑은 고딕" w:hAnsi="맑은 고딕" w:hint="eastAsia"/>
          <w:color w:val="333333"/>
          <w:sz w:val="26"/>
          <w:szCs w:val="26"/>
        </w:rPr>
        <w:t> 저장소를 직접 만들어 관리할 수 있습니다. 현재 공개된 도커 이미지는 50만개가 넘고 Docker hub의 이미지 다운로드 수는 80억회에 이릅니다. 누구나 쉽게 이미지를 만들고 배포할 수 있습니다.</w:t>
      </w:r>
    </w:p>
    <w:p w:rsidR="00C77AB6" w:rsidRDefault="00C77AB6" w:rsidP="00C77AB6">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t>왜 이렇게 핫한가?</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완전히 새로운 기술이 아니며 이미 존재하는 기술을 잘 포장했다고 볼 수 있습니다. </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 </w:t>
      </w:r>
      <w:hyperlink r:id="rId33" w:history="1">
        <w:r>
          <w:rPr>
            <w:rStyle w:val="a8"/>
            <w:rFonts w:ascii="맑은 고딕" w:eastAsia="맑은 고딕" w:hAnsi="맑은 고딕" w:hint="eastAsia"/>
            <w:color w:val="DB4D5E"/>
            <w:sz w:val="26"/>
            <w:szCs w:val="26"/>
          </w:rPr>
          <w:t>오버레이 네트워크</w:t>
        </w:r>
      </w:hyperlink>
      <w:r>
        <w:rPr>
          <w:rFonts w:ascii="맑은 고딕" w:eastAsia="맑은 고딕" w:hAnsi="맑은 고딕" w:hint="eastAsia"/>
          <w:color w:val="333333"/>
          <w:sz w:val="26"/>
          <w:szCs w:val="26"/>
          <w:vertAlign w:val="subscript"/>
        </w:rPr>
        <w:t>overlay network</w:t>
      </w:r>
      <w:r>
        <w:rPr>
          <w:rFonts w:ascii="맑은 고딕" w:eastAsia="맑은 고딕" w:hAnsi="맑은 고딕" w:hint="eastAsia"/>
          <w:color w:val="333333"/>
          <w:sz w:val="26"/>
          <w:szCs w:val="26"/>
        </w:rPr>
        <w:t>, </w:t>
      </w:r>
      <w:hyperlink r:id="rId34" w:history="1">
        <w:r>
          <w:rPr>
            <w:rStyle w:val="a8"/>
            <w:rFonts w:ascii="맑은 고딕" w:eastAsia="맑은 고딕" w:hAnsi="맑은 고딕" w:hint="eastAsia"/>
            <w:color w:val="DB4D5E"/>
            <w:sz w:val="26"/>
            <w:szCs w:val="26"/>
          </w:rPr>
          <w:t>유니온 파일 시스템</w:t>
        </w:r>
      </w:hyperlink>
      <w:r>
        <w:rPr>
          <w:rFonts w:ascii="맑은 고딕" w:eastAsia="맑은 고딕" w:hAnsi="맑은 고딕" w:hint="eastAsia"/>
          <w:color w:val="333333"/>
          <w:sz w:val="26"/>
          <w:szCs w:val="26"/>
          <w:vertAlign w:val="subscript"/>
        </w:rPr>
        <w:t>union file systems</w:t>
      </w:r>
      <w:r>
        <w:rPr>
          <w:rFonts w:ascii="맑은 고딕" w:eastAsia="맑은 고딕" w:hAnsi="맑은 고딕" w:hint="eastAsia"/>
          <w:color w:val="333333"/>
          <w:sz w:val="26"/>
          <w:szCs w:val="26"/>
        </w:rPr>
        <w:t>등 이미 존재하는 기술을 도커처럼 잘 조합하고 사용하기 쉽게 만든 것은 없었고 사용자들이 원하는 기능을 간단하지만 획기적인 아이디어로 구현하였습니다.</w:t>
      </w:r>
    </w:p>
    <w:p w:rsidR="00B84166" w:rsidRDefault="00B8416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Pr="00CB5036" w:rsidRDefault="00C77AB6" w:rsidP="00CB5036">
      <w:pPr>
        <w:pStyle w:val="3"/>
        <w:spacing w:before="0" w:beforeAutospacing="0" w:after="150" w:afterAutospacing="0"/>
        <w:ind w:left="1160" w:hanging="560"/>
        <w:rPr>
          <w:rFonts w:ascii="맑은 고딕" w:eastAsia="맑은 고딕" w:hAnsi="맑은 고딕"/>
          <w:bCs w:val="0"/>
          <w:color w:val="333333"/>
          <w:spacing w:val="-5"/>
          <w:sz w:val="29"/>
          <w:szCs w:val="29"/>
        </w:rPr>
      </w:pPr>
      <w:r w:rsidRPr="00CB5036">
        <w:rPr>
          <w:rFonts w:ascii="맑은 고딕" w:eastAsia="맑은 고딕" w:hAnsi="맑은 고딕" w:hint="eastAsia"/>
          <w:bCs w:val="0"/>
          <w:color w:val="333333"/>
          <w:spacing w:val="-5"/>
          <w:sz w:val="29"/>
          <w:szCs w:val="29"/>
        </w:rPr>
        <w:t>레이어 저장방식</w:t>
      </w:r>
    </w:p>
    <w:p w:rsidR="00C77AB6" w:rsidRPr="00CB5036" w:rsidRDefault="00B84166" w:rsidP="00CB5036">
      <w:pPr>
        <w:pStyle w:val="3"/>
        <w:spacing w:before="0" w:beforeAutospacing="0" w:after="150" w:afterAutospacing="0"/>
        <w:ind w:leftChars="-4" w:left="-8" w:firstLine="134"/>
        <w:jc w:val="center"/>
        <w:rPr>
          <w:rFonts w:ascii="맑은 고딕" w:eastAsia="맑은 고딕" w:hAnsi="맑은 고딕"/>
          <w:b w:val="0"/>
          <w:bCs w:val="0"/>
          <w:color w:val="333333"/>
          <w:spacing w:val="-5"/>
          <w:sz w:val="29"/>
          <w:szCs w:val="29"/>
        </w:rPr>
      </w:pPr>
      <w:r>
        <w:rPr>
          <w:noProof/>
        </w:rPr>
        <w:drawing>
          <wp:inline distT="0" distB="0" distL="0" distR="0">
            <wp:extent cx="5731510" cy="2269842"/>
            <wp:effectExtent l="0" t="0" r="2540" b="0"/>
            <wp:docPr id="22" name="그림 22" descr="Docker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cker Lay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269842"/>
                    </a:xfrm>
                    <a:prstGeom prst="rect">
                      <a:avLst/>
                    </a:prstGeom>
                    <a:noFill/>
                    <a:ln>
                      <a:noFill/>
                    </a:ln>
                  </pic:spPr>
                </pic:pic>
              </a:graphicData>
            </a:graphic>
          </wp:inline>
        </w:drawing>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이미지는 컨테이너를 실행하기 위한 모든 정보를 가지고 있기 때문에 보통 용량이 수백메가</w:t>
      </w:r>
      <w:r>
        <w:rPr>
          <w:rFonts w:ascii="맑은 고딕" w:eastAsia="맑은 고딕" w:hAnsi="맑은 고딕" w:hint="eastAsia"/>
          <w:color w:val="333333"/>
          <w:sz w:val="26"/>
          <w:szCs w:val="26"/>
          <w:vertAlign w:val="subscript"/>
        </w:rPr>
        <w:t>MB</w:t>
      </w:r>
      <w:r>
        <w:rPr>
          <w:rFonts w:ascii="맑은 고딕" w:eastAsia="맑은 고딕" w:hAnsi="맑은 고딕" w:hint="eastAsia"/>
          <w:color w:val="333333"/>
          <w:sz w:val="26"/>
          <w:szCs w:val="26"/>
        </w:rPr>
        <w:t>에 이릅니다. 처음 이미지를 다운받을 땐 크게 부담이 안되지만 기존 이미지에 파일 하나 추가했다고 수백메가를 다시 다운받는다면 매우 비효율적일 수 밖에 없습니다.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이런 문제를 해결하기 위해 </w:t>
      </w:r>
      <w:r>
        <w:rPr>
          <w:rStyle w:val="aa"/>
          <w:rFonts w:ascii="맑은 고딕" w:eastAsia="맑은 고딕" w:hAnsi="맑은 고딕" w:hint="eastAsia"/>
          <w:color w:val="333333"/>
          <w:sz w:val="26"/>
          <w:szCs w:val="26"/>
        </w:rPr>
        <w:t>레이어</w:t>
      </w:r>
      <w:r>
        <w:rPr>
          <w:rStyle w:val="aa"/>
          <w:rFonts w:ascii="맑은 고딕" w:eastAsia="맑은 고딕" w:hAnsi="맑은 고딕" w:hint="eastAsia"/>
          <w:color w:val="333333"/>
          <w:sz w:val="26"/>
          <w:szCs w:val="26"/>
          <w:vertAlign w:val="subscript"/>
        </w:rPr>
        <w:t>layer</w:t>
      </w:r>
      <w:r>
        <w:rPr>
          <w:rFonts w:ascii="맑은 고딕" w:eastAsia="맑은 고딕" w:hAnsi="맑은 고딕" w:hint="eastAsia"/>
          <w:color w:val="333333"/>
          <w:sz w:val="26"/>
          <w:szCs w:val="26"/>
        </w:rPr>
        <w:t xml:space="preserve">라는 개념을 사용하고 유니온 파일 시스템을 이용하여 여러개의 레이어를 하나의 파일시스템으로 </w:t>
      </w:r>
      <w:r>
        <w:rPr>
          <w:rFonts w:ascii="맑은 고딕" w:eastAsia="맑은 고딕" w:hAnsi="맑은 고딕" w:hint="eastAsia"/>
          <w:color w:val="333333"/>
          <w:sz w:val="26"/>
          <w:szCs w:val="26"/>
        </w:rPr>
        <w:lastRenderedPageBreak/>
        <w:t>사용할 수 있게 해줍니다. 이미지는 여러개의 읽기 전용</w:t>
      </w:r>
      <w:r>
        <w:rPr>
          <w:rFonts w:ascii="맑은 고딕" w:eastAsia="맑은 고딕" w:hAnsi="맑은 고딕" w:hint="eastAsia"/>
          <w:color w:val="333333"/>
          <w:sz w:val="26"/>
          <w:szCs w:val="26"/>
          <w:vertAlign w:val="subscript"/>
        </w:rPr>
        <w:t>read only</w:t>
      </w:r>
      <w:r>
        <w:rPr>
          <w:rFonts w:ascii="맑은 고딕" w:eastAsia="맑은 고딕" w:hAnsi="맑은 고딕" w:hint="eastAsia"/>
          <w:color w:val="333333"/>
          <w:sz w:val="26"/>
          <w:szCs w:val="26"/>
        </w:rPr>
        <w:t> 레이어로 구성되고 파일이 추가되거나 수정되면 새로운 레이어가 생성됩니다. ubuntu 이미지가 </w:t>
      </w:r>
      <w:r>
        <w:rPr>
          <w:rStyle w:val="HTML"/>
          <w:rFonts w:ascii="Consolas" w:hAnsi="Consolas"/>
          <w:color w:val="333333"/>
          <w:sz w:val="21"/>
          <w:szCs w:val="21"/>
          <w:bdr w:val="none" w:sz="0" w:space="0" w:color="auto" w:frame="1"/>
          <w:shd w:val="clear" w:color="auto" w:fill="EFEFEF"/>
        </w:rPr>
        <w:t>A</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B</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C</w:t>
      </w:r>
      <w:r>
        <w:rPr>
          <w:rFonts w:ascii="맑은 고딕" w:eastAsia="맑은 고딕" w:hAnsi="맑은 고딕" w:hint="eastAsia"/>
          <w:color w:val="333333"/>
          <w:sz w:val="26"/>
          <w:szCs w:val="26"/>
        </w:rPr>
        <w:t>의 집합이라면, ubuntu 이미지를 베이스로 만든 nginx 이미지는 </w:t>
      </w:r>
      <w:r>
        <w:rPr>
          <w:rStyle w:val="HTML"/>
          <w:rFonts w:ascii="Consolas" w:hAnsi="Consolas"/>
          <w:color w:val="333333"/>
          <w:sz w:val="21"/>
          <w:szCs w:val="21"/>
          <w:bdr w:val="none" w:sz="0" w:space="0" w:color="auto" w:frame="1"/>
          <w:shd w:val="clear" w:color="auto" w:fill="EFEFEF"/>
        </w:rPr>
        <w:t>A</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B</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C</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nginx</w:t>
      </w:r>
      <w:r>
        <w:rPr>
          <w:rFonts w:ascii="맑은 고딕" w:eastAsia="맑은 고딕" w:hAnsi="맑은 고딕" w:hint="eastAsia"/>
          <w:color w:val="333333"/>
          <w:sz w:val="26"/>
          <w:szCs w:val="26"/>
        </w:rPr>
        <w:t>가 됩니다. webapp 이미지를 nginx 이미지 기반으로 만들었다면 예상대로 </w:t>
      </w:r>
      <w:r>
        <w:rPr>
          <w:rStyle w:val="HTML"/>
          <w:rFonts w:ascii="Consolas" w:hAnsi="Consolas"/>
          <w:color w:val="333333"/>
          <w:sz w:val="21"/>
          <w:szCs w:val="21"/>
          <w:bdr w:val="none" w:sz="0" w:space="0" w:color="auto" w:frame="1"/>
          <w:shd w:val="clear" w:color="auto" w:fill="EFEFEF"/>
        </w:rPr>
        <w:t>A</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B</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C</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nginx</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source</w:t>
      </w:r>
      <w:r>
        <w:rPr>
          <w:rFonts w:ascii="맑은 고딕" w:eastAsia="맑은 고딕" w:hAnsi="맑은 고딕" w:hint="eastAsia"/>
          <w:color w:val="333333"/>
          <w:sz w:val="26"/>
          <w:szCs w:val="26"/>
        </w:rPr>
        <w:t> 레이어로 구성됩니다. webapp 소스를 수정하면 </w:t>
      </w:r>
      <w:r>
        <w:rPr>
          <w:rStyle w:val="HTML"/>
          <w:rFonts w:ascii="Consolas" w:hAnsi="Consolas"/>
          <w:color w:val="333333"/>
          <w:sz w:val="21"/>
          <w:szCs w:val="21"/>
          <w:bdr w:val="none" w:sz="0" w:space="0" w:color="auto" w:frame="1"/>
          <w:shd w:val="clear" w:color="auto" w:fill="EFEFEF"/>
        </w:rPr>
        <w:t>A</w:t>
      </w:r>
      <w:r>
        <w:rPr>
          <w:rFonts w:ascii="맑은 고딕" w:eastAsia="맑은 고딕" w:hAnsi="맑은 고딕" w:hint="eastAsia"/>
          <w:color w:val="333333"/>
          <w:sz w:val="26"/>
          <w:szCs w:val="26"/>
        </w:rPr>
        <w:t>, </w:t>
      </w:r>
      <w:r>
        <w:rPr>
          <w:rStyle w:val="HTML"/>
          <w:rFonts w:ascii="Consolas" w:hAnsi="Consolas"/>
          <w:color w:val="333333"/>
          <w:sz w:val="21"/>
          <w:szCs w:val="21"/>
          <w:bdr w:val="none" w:sz="0" w:space="0" w:color="auto" w:frame="1"/>
          <w:shd w:val="clear" w:color="auto" w:fill="EFEFEF"/>
        </w:rPr>
        <w:t>B</w:t>
      </w:r>
      <w:r>
        <w:rPr>
          <w:rFonts w:ascii="맑은 고딕" w:eastAsia="맑은 고딕" w:hAnsi="맑은 고딕" w:hint="eastAsia"/>
          <w:color w:val="333333"/>
          <w:sz w:val="26"/>
          <w:szCs w:val="26"/>
        </w:rPr>
        <w:t>, </w:t>
      </w:r>
      <w:r>
        <w:rPr>
          <w:rStyle w:val="HTML"/>
          <w:rFonts w:ascii="Consolas" w:hAnsi="Consolas"/>
          <w:color w:val="333333"/>
          <w:sz w:val="21"/>
          <w:szCs w:val="21"/>
          <w:bdr w:val="none" w:sz="0" w:space="0" w:color="auto" w:frame="1"/>
          <w:shd w:val="clear" w:color="auto" w:fill="EFEFEF"/>
        </w:rPr>
        <w:t>C</w:t>
      </w:r>
      <w:r>
        <w:rPr>
          <w:rFonts w:ascii="맑은 고딕" w:eastAsia="맑은 고딕" w:hAnsi="맑은 고딕" w:hint="eastAsia"/>
          <w:color w:val="333333"/>
          <w:sz w:val="26"/>
          <w:szCs w:val="26"/>
        </w:rPr>
        <w:t>, </w:t>
      </w:r>
      <w:r>
        <w:rPr>
          <w:rStyle w:val="HTML"/>
          <w:rFonts w:ascii="Consolas" w:hAnsi="Consolas"/>
          <w:color w:val="333333"/>
          <w:sz w:val="21"/>
          <w:szCs w:val="21"/>
          <w:bdr w:val="none" w:sz="0" w:space="0" w:color="auto" w:frame="1"/>
          <w:shd w:val="clear" w:color="auto" w:fill="EFEFEF"/>
        </w:rPr>
        <w:t>nginx</w:t>
      </w:r>
      <w:r>
        <w:rPr>
          <w:rFonts w:ascii="맑은 고딕" w:eastAsia="맑은 고딕" w:hAnsi="맑은 고딕" w:hint="eastAsia"/>
          <w:color w:val="333333"/>
          <w:sz w:val="26"/>
          <w:szCs w:val="26"/>
        </w:rPr>
        <w:t> 레이어를 제외한 새로운 </w:t>
      </w:r>
      <w:r>
        <w:rPr>
          <w:rStyle w:val="HTML"/>
          <w:rFonts w:ascii="Consolas" w:hAnsi="Consolas"/>
          <w:color w:val="333333"/>
          <w:sz w:val="21"/>
          <w:szCs w:val="21"/>
          <w:bdr w:val="none" w:sz="0" w:space="0" w:color="auto" w:frame="1"/>
          <w:shd w:val="clear" w:color="auto" w:fill="EFEFEF"/>
        </w:rPr>
        <w:t>source(v2)</w:t>
      </w:r>
      <w:r>
        <w:rPr>
          <w:rFonts w:ascii="맑은 고딕" w:eastAsia="맑은 고딕" w:hAnsi="맑은 고딕" w:hint="eastAsia"/>
          <w:color w:val="333333"/>
          <w:sz w:val="26"/>
          <w:szCs w:val="26"/>
        </w:rPr>
        <w:t> 레이어만 다운받으면 되기 때문에 굉장히 효율적으로 이미지를 관리할 수 있습니다. </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컨테이너를 생성할 때도 레이어 방식을 사용하는데 기존의 이미지 레이어 위에 읽기/쓰기</w:t>
      </w:r>
      <w:r>
        <w:rPr>
          <w:rFonts w:ascii="맑은 고딕" w:eastAsia="맑은 고딕" w:hAnsi="맑은 고딕" w:hint="eastAsia"/>
          <w:color w:val="333333"/>
          <w:sz w:val="26"/>
          <w:szCs w:val="26"/>
          <w:vertAlign w:val="subscript"/>
        </w:rPr>
        <w:t>read-write</w:t>
      </w:r>
      <w:r>
        <w:rPr>
          <w:rFonts w:ascii="맑은 고딕" w:eastAsia="맑은 고딕" w:hAnsi="맑은 고딕" w:hint="eastAsia"/>
          <w:color w:val="333333"/>
          <w:sz w:val="26"/>
          <w:szCs w:val="26"/>
        </w:rPr>
        <w:t> 레이어를 추가합니다. 이미지 레이어를 그대로 사용하면서 컨테이너가 실행중에 생성하는 파일이나 변경된 내용은 읽기/쓰기 레이어에 저장되므로 여러개의 컨테이너를 생성해도 최소한의 용량만 사용합니다.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가상화의 특성상 이미지 용량이 크고 여러대의 서버에 배포하는걸 감안하면 단순하지만 엄청나게 영리한 설계입니다.</w:t>
      </w:r>
    </w:p>
    <w:p w:rsidR="00B84166" w:rsidRDefault="00B8416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Pr="00CB5036" w:rsidRDefault="00C77AB6" w:rsidP="00CB5036">
      <w:pPr>
        <w:pStyle w:val="3"/>
        <w:spacing w:before="0" w:beforeAutospacing="0" w:after="150" w:afterAutospacing="0"/>
        <w:ind w:left="1160" w:hanging="560"/>
        <w:rPr>
          <w:rFonts w:ascii="맑은 고딕" w:eastAsia="맑은 고딕" w:hAnsi="맑은 고딕"/>
          <w:bCs w:val="0"/>
          <w:color w:val="333333"/>
          <w:spacing w:val="-5"/>
          <w:sz w:val="29"/>
          <w:szCs w:val="29"/>
        </w:rPr>
      </w:pPr>
      <w:r w:rsidRPr="00CB5036">
        <w:rPr>
          <w:rFonts w:ascii="맑은 고딕" w:eastAsia="맑은 고딕" w:hAnsi="맑은 고딕" w:hint="eastAsia"/>
          <w:bCs w:val="0"/>
          <w:color w:val="333333"/>
          <w:spacing w:val="-5"/>
          <w:sz w:val="29"/>
          <w:szCs w:val="29"/>
        </w:rPr>
        <w:t>이미지 경로</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733385" cy="3156859"/>
            <wp:effectExtent l="0" t="0" r="1270" b="5715"/>
            <wp:docPr id="5" name="그림 5" descr="Docker imag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ker image ur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7792" cy="3175804"/>
                    </a:xfrm>
                    <a:prstGeom prst="rect">
                      <a:avLst/>
                    </a:prstGeom>
                    <a:noFill/>
                    <a:ln>
                      <a:noFill/>
                    </a:ln>
                  </pic:spPr>
                </pic:pic>
              </a:graphicData>
            </a:graphic>
          </wp:inline>
        </w:drawing>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이미지는 url 방식으로 관리하며 태그를 붙일 수 있습니다. ubuntu 14.04 이미지는 </w:t>
      </w:r>
      <w:r>
        <w:rPr>
          <w:rStyle w:val="HTML"/>
          <w:rFonts w:ascii="Consolas" w:hAnsi="Consolas"/>
          <w:color w:val="333333"/>
          <w:sz w:val="21"/>
          <w:szCs w:val="21"/>
          <w:bdr w:val="none" w:sz="0" w:space="0" w:color="auto" w:frame="1"/>
          <w:shd w:val="clear" w:color="auto" w:fill="EFEFEF"/>
        </w:rPr>
        <w:t>docker.io/library/ubuntu</w:t>
      </w:r>
      <w:proofErr w:type="gramStart"/>
      <w:r>
        <w:rPr>
          <w:rStyle w:val="HTML"/>
          <w:rFonts w:ascii="Consolas" w:hAnsi="Consolas"/>
          <w:color w:val="333333"/>
          <w:sz w:val="21"/>
          <w:szCs w:val="21"/>
          <w:bdr w:val="none" w:sz="0" w:space="0" w:color="auto" w:frame="1"/>
          <w:shd w:val="clear" w:color="auto" w:fill="EFEFEF"/>
        </w:rPr>
        <w:t>:14.04</w:t>
      </w:r>
      <w:proofErr w:type="gramEnd"/>
      <w:r>
        <w:rPr>
          <w:rFonts w:ascii="맑은 고딕" w:eastAsia="맑은 고딕" w:hAnsi="맑은 고딕" w:hint="eastAsia"/>
          <w:color w:val="333333"/>
          <w:sz w:val="26"/>
          <w:szCs w:val="26"/>
        </w:rPr>
        <w:t> 또는 </w:t>
      </w:r>
      <w:r>
        <w:rPr>
          <w:rStyle w:val="HTML"/>
          <w:rFonts w:ascii="Consolas" w:hAnsi="Consolas"/>
          <w:color w:val="333333"/>
          <w:sz w:val="21"/>
          <w:szCs w:val="21"/>
          <w:bdr w:val="none" w:sz="0" w:space="0" w:color="auto" w:frame="1"/>
          <w:shd w:val="clear" w:color="auto" w:fill="EFEFEF"/>
        </w:rPr>
        <w:t>docker.io/library/ubuntu:trusty</w:t>
      </w:r>
      <w:r>
        <w:rPr>
          <w:rFonts w:ascii="맑은 고딕" w:eastAsia="맑은 고딕" w:hAnsi="맑은 고딕" w:hint="eastAsia"/>
          <w:color w:val="333333"/>
          <w:sz w:val="26"/>
          <w:szCs w:val="26"/>
        </w:rPr>
        <w:t> 이고 </w:t>
      </w:r>
      <w:r>
        <w:rPr>
          <w:rStyle w:val="HTML"/>
          <w:rFonts w:ascii="Consolas" w:hAnsi="Consolas"/>
          <w:color w:val="333333"/>
          <w:sz w:val="21"/>
          <w:szCs w:val="21"/>
          <w:bdr w:val="none" w:sz="0" w:space="0" w:color="auto" w:frame="1"/>
          <w:shd w:val="clear" w:color="auto" w:fill="EFEFEF"/>
        </w:rPr>
        <w:t>docker.io/library</w:t>
      </w:r>
      <w:r>
        <w:rPr>
          <w:rFonts w:ascii="맑은 고딕" w:eastAsia="맑은 고딕" w:hAnsi="맑은 고딕" w:hint="eastAsia"/>
          <w:color w:val="333333"/>
          <w:sz w:val="26"/>
          <w:szCs w:val="26"/>
        </w:rPr>
        <w:t>는 생략가능하여 </w:t>
      </w:r>
      <w:r>
        <w:rPr>
          <w:rStyle w:val="HTML"/>
          <w:rFonts w:ascii="Consolas" w:hAnsi="Consolas"/>
          <w:color w:val="333333"/>
          <w:sz w:val="21"/>
          <w:szCs w:val="21"/>
          <w:bdr w:val="none" w:sz="0" w:space="0" w:color="auto" w:frame="1"/>
          <w:shd w:val="clear" w:color="auto" w:fill="EFEFEF"/>
        </w:rPr>
        <w:t>ubuntu:14.04</w:t>
      </w:r>
      <w:r>
        <w:rPr>
          <w:rFonts w:ascii="맑은 고딕" w:eastAsia="맑은 고딕" w:hAnsi="맑은 고딕" w:hint="eastAsia"/>
          <w:color w:val="333333"/>
          <w:sz w:val="26"/>
          <w:szCs w:val="26"/>
        </w:rPr>
        <w:t> 로 사용할 수 있습니다. 이러한 방식은 이해하기 쉽고 편리하게 사용할 수 있으며 태그 기능을 잘 이용하면 테스트나 롤백도 쉽게 할 수 있습니다.</w:t>
      </w:r>
    </w:p>
    <w:p w:rsidR="00B84166" w:rsidRDefault="00B8416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Pr="00CB5036" w:rsidRDefault="00C77AB6" w:rsidP="00CB5036">
      <w:pPr>
        <w:pStyle w:val="3"/>
        <w:spacing w:before="0" w:beforeAutospacing="0" w:after="150" w:afterAutospacing="0"/>
        <w:ind w:left="1160" w:hanging="560"/>
        <w:rPr>
          <w:rFonts w:ascii="맑은 고딕" w:eastAsia="맑은 고딕" w:hAnsi="맑은 고딕"/>
          <w:bCs w:val="0"/>
          <w:color w:val="333333"/>
          <w:spacing w:val="-5"/>
          <w:sz w:val="29"/>
          <w:szCs w:val="29"/>
        </w:rPr>
      </w:pPr>
      <w:r w:rsidRPr="00CB5036">
        <w:rPr>
          <w:rFonts w:ascii="맑은 고딕" w:eastAsia="맑은 고딕" w:hAnsi="맑은 고딕" w:hint="eastAsia"/>
          <w:bCs w:val="0"/>
          <w:color w:val="333333"/>
          <w:spacing w:val="-5"/>
          <w:sz w:val="29"/>
          <w:szCs w:val="29"/>
        </w:rPr>
        <w:t>Dockerfile</w:t>
      </w:r>
    </w:p>
    <w:tbl>
      <w:tblPr>
        <w:tblW w:w="0" w:type="auto"/>
        <w:shd w:val="clear" w:color="auto" w:fill="FFFFFF"/>
        <w:tblCellMar>
          <w:left w:w="0" w:type="dxa"/>
          <w:right w:w="0" w:type="dxa"/>
        </w:tblCellMar>
        <w:tblLook w:val="04A0" w:firstRow="1" w:lastRow="0" w:firstColumn="1" w:lastColumn="0" w:noHBand="0" w:noVBand="1"/>
      </w:tblPr>
      <w:tblGrid>
        <w:gridCol w:w="258"/>
        <w:gridCol w:w="5048"/>
      </w:tblGrid>
      <w:tr w:rsidR="00AF1523" w:rsidTr="00AF1523">
        <w:tc>
          <w:tcPr>
            <w:tcW w:w="242" w:type="dxa"/>
            <w:shd w:val="clear" w:color="auto" w:fill="FFFFFF"/>
            <w:noWrap/>
            <w:tcMar>
              <w:top w:w="60" w:type="dxa"/>
              <w:left w:w="0" w:type="dxa"/>
              <w:bottom w:w="0" w:type="dxa"/>
              <w:right w:w="0" w:type="dxa"/>
            </w:tcMar>
            <w:hideMark/>
          </w:tcPr>
          <w:p w:rsidR="00AF1523" w:rsidRDefault="00AF1523">
            <w:pPr>
              <w:rPr>
                <w:rFonts w:ascii="맑은 고딕" w:eastAsia="맑은 고딕" w:hAnsi="맑은 고딕" w:hint="eastAsia"/>
                <w:b/>
                <w:bCs/>
                <w:color w:val="333333"/>
                <w:spacing w:val="-5"/>
                <w:sz w:val="29"/>
                <w:szCs w:val="29"/>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AF1523" w:rsidRDefault="00AF1523">
            <w:pPr>
              <w:spacing w:line="300" w:lineRule="atLeast"/>
              <w:jc w:val="left"/>
              <w:rPr>
                <w:rFonts w:ascii="Consolas" w:eastAsia="굴림" w:hAnsi="Consolas" w:cs="굴림"/>
                <w:color w:val="24292E"/>
                <w:sz w:val="18"/>
                <w:szCs w:val="18"/>
              </w:rPr>
            </w:pPr>
            <w:r>
              <w:rPr>
                <w:rStyle w:val="pl-c"/>
                <w:rFonts w:ascii="Consolas" w:hAnsi="Consolas"/>
                <w:color w:val="6A737D"/>
                <w:sz w:val="18"/>
                <w:szCs w:val="18"/>
              </w:rPr>
              <w:t># vertx/vertx3 debian version</w:t>
            </w:r>
          </w:p>
        </w:tc>
      </w:tr>
      <w:tr w:rsidR="00AF1523" w:rsidTr="00AF1523">
        <w:tc>
          <w:tcPr>
            <w:tcW w:w="242" w:type="dxa"/>
            <w:shd w:val="clear" w:color="auto" w:fill="auto"/>
            <w:noWrap/>
            <w:hideMark/>
          </w:tcPr>
          <w:p w:rsidR="00AF1523" w:rsidRDefault="00AF152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F1523" w:rsidRDefault="00AF1523">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FROM</w:t>
            </w:r>
            <w:r>
              <w:rPr>
                <w:rFonts w:ascii="Consolas" w:hAnsi="Consolas"/>
                <w:color w:val="24292E"/>
                <w:sz w:val="18"/>
                <w:szCs w:val="18"/>
              </w:rPr>
              <w:t xml:space="preserve"> subicura/vertx3:3.3.1</w:t>
            </w:r>
          </w:p>
        </w:tc>
      </w:tr>
      <w:tr w:rsidR="00AF1523" w:rsidTr="00AF1523">
        <w:tc>
          <w:tcPr>
            <w:tcW w:w="242" w:type="dxa"/>
            <w:shd w:val="clear" w:color="auto" w:fill="FFFFFF"/>
            <w:noWrap/>
            <w:hideMark/>
          </w:tcPr>
          <w:p w:rsidR="00AF1523" w:rsidRDefault="00AF152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AF1523" w:rsidRDefault="00AF1523">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MAINTAINER</w:t>
            </w:r>
            <w:r>
              <w:rPr>
                <w:rFonts w:ascii="Consolas" w:hAnsi="Consolas"/>
                <w:color w:val="24292E"/>
                <w:sz w:val="18"/>
                <w:szCs w:val="18"/>
              </w:rPr>
              <w:t xml:space="preserve"> chungsub.kim@purpleworks.co.kr</w:t>
            </w:r>
          </w:p>
        </w:tc>
      </w:tr>
      <w:tr w:rsidR="00AF1523" w:rsidTr="00AF1523">
        <w:tc>
          <w:tcPr>
            <w:tcW w:w="242" w:type="dxa"/>
            <w:shd w:val="clear" w:color="auto" w:fill="auto"/>
            <w:noWrap/>
            <w:hideMark/>
          </w:tcPr>
          <w:p w:rsidR="00AF1523" w:rsidRDefault="00AF152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F1523" w:rsidRDefault="00AF1523">
            <w:pPr>
              <w:spacing w:line="300" w:lineRule="atLeast"/>
              <w:rPr>
                <w:rFonts w:ascii="Consolas" w:hAnsi="Consolas"/>
                <w:color w:val="24292E"/>
                <w:sz w:val="18"/>
                <w:szCs w:val="18"/>
              </w:rPr>
            </w:pPr>
          </w:p>
          <w:p w:rsidR="00AF1523" w:rsidRDefault="00AF1523">
            <w:pPr>
              <w:spacing w:line="300" w:lineRule="atLeast"/>
              <w:jc w:val="right"/>
              <w:rPr>
                <w:rFonts w:ascii="Times New Roman" w:eastAsia="Times New Roman" w:hAnsi="Times New Roman" w:cs="Times New Roman"/>
                <w:szCs w:val="20"/>
              </w:rPr>
            </w:pPr>
          </w:p>
        </w:tc>
      </w:tr>
      <w:tr w:rsidR="00AF1523" w:rsidTr="00AF1523">
        <w:tc>
          <w:tcPr>
            <w:tcW w:w="242" w:type="dxa"/>
            <w:shd w:val="clear" w:color="auto" w:fill="FFFFFF"/>
            <w:noWrap/>
            <w:hideMark/>
          </w:tcPr>
          <w:p w:rsidR="00AF1523" w:rsidRDefault="00AF1523">
            <w:pPr>
              <w:spacing w:line="300" w:lineRule="atLeast"/>
              <w:rPr>
                <w:rFonts w:ascii="Times New Roman" w:eastAsia="Times New Roman" w:hAnsi="Times New Roman" w:cs="Times New Roman"/>
                <w:szCs w:val="20"/>
              </w:rPr>
            </w:pPr>
          </w:p>
        </w:tc>
        <w:tc>
          <w:tcPr>
            <w:tcW w:w="0" w:type="auto"/>
            <w:tcBorders>
              <w:top w:val="nil"/>
              <w:left w:val="nil"/>
              <w:bottom w:val="nil"/>
              <w:right w:val="nil"/>
            </w:tcBorders>
            <w:shd w:val="clear" w:color="auto" w:fill="FFFFFF"/>
            <w:hideMark/>
          </w:tcPr>
          <w:p w:rsidR="00AF1523" w:rsidRDefault="00AF1523">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ADD</w:t>
            </w:r>
            <w:r>
              <w:rPr>
                <w:rFonts w:ascii="Consolas" w:hAnsi="Consolas"/>
                <w:color w:val="24292E"/>
                <w:sz w:val="18"/>
                <w:szCs w:val="18"/>
              </w:rPr>
              <w:t xml:space="preserve"> build/distributions/app-3.3.1.tar /</w:t>
            </w:r>
          </w:p>
        </w:tc>
      </w:tr>
      <w:tr w:rsidR="00AF1523" w:rsidTr="00AF1523">
        <w:tc>
          <w:tcPr>
            <w:tcW w:w="242" w:type="dxa"/>
            <w:shd w:val="clear" w:color="auto" w:fill="auto"/>
            <w:noWrap/>
            <w:hideMark/>
          </w:tcPr>
          <w:p w:rsidR="00AF1523" w:rsidRDefault="00AF152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F1523" w:rsidRDefault="00AF1523">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ADD</w:t>
            </w:r>
            <w:r>
              <w:rPr>
                <w:rFonts w:ascii="Consolas" w:hAnsi="Consolas"/>
                <w:color w:val="24292E"/>
                <w:sz w:val="18"/>
                <w:szCs w:val="18"/>
              </w:rPr>
              <w:t xml:space="preserve"> config.template.json /app-3.3.1/bin/config.json</w:t>
            </w:r>
          </w:p>
        </w:tc>
      </w:tr>
      <w:tr w:rsidR="00AF1523" w:rsidTr="00AF1523">
        <w:tc>
          <w:tcPr>
            <w:tcW w:w="242" w:type="dxa"/>
            <w:shd w:val="clear" w:color="auto" w:fill="FFFFFF"/>
            <w:noWrap/>
            <w:hideMark/>
          </w:tcPr>
          <w:p w:rsidR="00AF1523" w:rsidRDefault="00AF152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AF1523" w:rsidRDefault="00AF1523">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ADD</w:t>
            </w:r>
            <w:r>
              <w:rPr>
                <w:rFonts w:ascii="Consolas" w:hAnsi="Consolas"/>
                <w:color w:val="24292E"/>
                <w:sz w:val="18"/>
                <w:szCs w:val="18"/>
              </w:rPr>
              <w:t xml:space="preserve"> docker/script/start.sh /usr/local/bin/</w:t>
            </w:r>
          </w:p>
        </w:tc>
      </w:tr>
      <w:tr w:rsidR="00AF1523" w:rsidTr="00AF1523">
        <w:tc>
          <w:tcPr>
            <w:tcW w:w="242" w:type="dxa"/>
            <w:shd w:val="clear" w:color="auto" w:fill="auto"/>
            <w:noWrap/>
            <w:hideMark/>
          </w:tcPr>
          <w:p w:rsidR="00AF1523" w:rsidRDefault="00AF152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F1523" w:rsidRDefault="00AF1523">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RUN</w:t>
            </w:r>
            <w:r>
              <w:rPr>
                <w:rFonts w:ascii="Consolas" w:hAnsi="Consolas"/>
                <w:color w:val="24292E"/>
                <w:sz w:val="18"/>
                <w:szCs w:val="18"/>
              </w:rPr>
              <w:t xml:space="preserve"> ln -s /usr/local/bin/start.sh /start.sh</w:t>
            </w:r>
          </w:p>
        </w:tc>
      </w:tr>
      <w:tr w:rsidR="00AF1523" w:rsidTr="00AF1523">
        <w:tc>
          <w:tcPr>
            <w:tcW w:w="242" w:type="dxa"/>
            <w:shd w:val="clear" w:color="auto" w:fill="FFFFFF"/>
            <w:noWrap/>
            <w:hideMark/>
          </w:tcPr>
          <w:p w:rsidR="00AF1523" w:rsidRDefault="00AF152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AF1523" w:rsidRDefault="00AF1523">
            <w:pPr>
              <w:spacing w:line="300" w:lineRule="atLeast"/>
              <w:rPr>
                <w:rFonts w:ascii="Consolas" w:hAnsi="Consolas"/>
                <w:color w:val="24292E"/>
                <w:sz w:val="18"/>
                <w:szCs w:val="18"/>
              </w:rPr>
            </w:pPr>
          </w:p>
          <w:p w:rsidR="00AF1523" w:rsidRDefault="00AF1523">
            <w:pPr>
              <w:spacing w:line="300" w:lineRule="atLeast"/>
              <w:jc w:val="right"/>
              <w:rPr>
                <w:rFonts w:ascii="Times New Roman" w:eastAsia="Times New Roman" w:hAnsi="Times New Roman" w:cs="Times New Roman"/>
                <w:szCs w:val="20"/>
              </w:rPr>
            </w:pPr>
          </w:p>
        </w:tc>
      </w:tr>
      <w:tr w:rsidR="00AF1523" w:rsidTr="00AF1523">
        <w:tc>
          <w:tcPr>
            <w:tcW w:w="242" w:type="dxa"/>
            <w:shd w:val="clear" w:color="auto" w:fill="auto"/>
            <w:noWrap/>
            <w:hideMark/>
          </w:tcPr>
          <w:p w:rsidR="00AF1523" w:rsidRDefault="00AF1523">
            <w:pPr>
              <w:spacing w:line="300" w:lineRule="atLeast"/>
              <w:rPr>
                <w:rFonts w:ascii="Times New Roman" w:eastAsia="Times New Roman" w:hAnsi="Times New Roman" w:cs="Times New Roman"/>
                <w:szCs w:val="20"/>
              </w:rPr>
            </w:pPr>
          </w:p>
        </w:tc>
        <w:tc>
          <w:tcPr>
            <w:tcW w:w="0" w:type="auto"/>
            <w:tcBorders>
              <w:top w:val="nil"/>
              <w:left w:val="nil"/>
              <w:bottom w:val="nil"/>
              <w:right w:val="nil"/>
            </w:tcBorders>
            <w:shd w:val="clear" w:color="auto" w:fill="auto"/>
            <w:hideMark/>
          </w:tcPr>
          <w:p w:rsidR="00AF1523" w:rsidRDefault="00AF1523">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EXPOSE</w:t>
            </w:r>
            <w:r>
              <w:rPr>
                <w:rFonts w:ascii="Consolas" w:hAnsi="Consolas"/>
                <w:color w:val="24292E"/>
                <w:sz w:val="18"/>
                <w:szCs w:val="18"/>
              </w:rPr>
              <w:t xml:space="preserve"> 8080</w:t>
            </w:r>
          </w:p>
        </w:tc>
      </w:tr>
      <w:tr w:rsidR="00AF1523" w:rsidTr="00AF1523">
        <w:tc>
          <w:tcPr>
            <w:tcW w:w="242" w:type="dxa"/>
            <w:shd w:val="clear" w:color="auto" w:fill="FFFFFF"/>
            <w:noWrap/>
            <w:hideMark/>
          </w:tcPr>
          <w:p w:rsidR="00AF1523" w:rsidRDefault="00AF152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AF1523" w:rsidRDefault="00AF1523">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EXPOSE</w:t>
            </w:r>
            <w:r>
              <w:rPr>
                <w:rFonts w:ascii="Consolas" w:hAnsi="Consolas"/>
                <w:color w:val="24292E"/>
                <w:sz w:val="18"/>
                <w:szCs w:val="18"/>
              </w:rPr>
              <w:t xml:space="preserve"> 7000</w:t>
            </w:r>
          </w:p>
        </w:tc>
      </w:tr>
      <w:tr w:rsidR="00AF1523" w:rsidTr="00AF1523">
        <w:tc>
          <w:tcPr>
            <w:tcW w:w="242" w:type="dxa"/>
            <w:shd w:val="clear" w:color="auto" w:fill="auto"/>
            <w:noWrap/>
            <w:hideMark/>
          </w:tcPr>
          <w:p w:rsidR="00AF1523" w:rsidRDefault="00AF1523">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AF1523" w:rsidRDefault="00AF1523">
            <w:pPr>
              <w:spacing w:line="300" w:lineRule="atLeast"/>
              <w:rPr>
                <w:rFonts w:ascii="Consolas" w:hAnsi="Consolas"/>
                <w:color w:val="24292E"/>
                <w:sz w:val="18"/>
                <w:szCs w:val="18"/>
              </w:rPr>
            </w:pPr>
          </w:p>
          <w:p w:rsidR="00AF1523" w:rsidRDefault="00AF1523">
            <w:pPr>
              <w:spacing w:line="300" w:lineRule="atLeast"/>
              <w:jc w:val="right"/>
              <w:rPr>
                <w:rFonts w:ascii="Times New Roman" w:eastAsia="Times New Roman" w:hAnsi="Times New Roman" w:cs="Times New Roman"/>
                <w:szCs w:val="20"/>
              </w:rPr>
            </w:pPr>
          </w:p>
        </w:tc>
      </w:tr>
      <w:tr w:rsidR="00AF1523" w:rsidTr="00AF1523">
        <w:tc>
          <w:tcPr>
            <w:tcW w:w="242" w:type="dxa"/>
            <w:shd w:val="clear" w:color="auto" w:fill="FFFFFF"/>
            <w:noWrap/>
            <w:hideMark/>
          </w:tcPr>
          <w:p w:rsidR="00AF1523" w:rsidRDefault="00AF1523">
            <w:pPr>
              <w:spacing w:line="300" w:lineRule="atLeast"/>
              <w:rPr>
                <w:rFonts w:ascii="Times New Roman" w:eastAsia="Times New Roman" w:hAnsi="Times New Roman" w:cs="Times New Roman"/>
                <w:szCs w:val="20"/>
              </w:rPr>
            </w:pPr>
          </w:p>
        </w:tc>
        <w:tc>
          <w:tcPr>
            <w:tcW w:w="0" w:type="auto"/>
            <w:tcBorders>
              <w:top w:val="nil"/>
              <w:left w:val="nil"/>
              <w:bottom w:val="nil"/>
              <w:right w:val="nil"/>
            </w:tcBorders>
            <w:shd w:val="clear" w:color="auto" w:fill="FFFFFF"/>
            <w:hideMark/>
          </w:tcPr>
          <w:p w:rsidR="00AF1523" w:rsidRDefault="00AF1523">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CMD</w:t>
            </w:r>
            <w:r>
              <w:rPr>
                <w:rFonts w:ascii="Consolas" w:hAnsi="Consolas"/>
                <w:color w:val="24292E"/>
                <w:sz w:val="18"/>
                <w:szCs w:val="18"/>
              </w:rPr>
              <w:t xml:space="preserve"> [</w:t>
            </w:r>
            <w:r>
              <w:rPr>
                <w:rStyle w:val="pl-s"/>
                <w:rFonts w:ascii="Consolas" w:hAnsi="Consolas"/>
                <w:color w:val="032F62"/>
                <w:sz w:val="18"/>
                <w:szCs w:val="18"/>
              </w:rPr>
              <w:t>"start.sh"</w:t>
            </w:r>
            <w:r>
              <w:rPr>
                <w:rFonts w:ascii="Consolas" w:hAnsi="Consolas"/>
                <w:color w:val="24292E"/>
                <w:sz w:val="18"/>
                <w:szCs w:val="18"/>
              </w:rPr>
              <w:t>]</w:t>
            </w:r>
          </w:p>
        </w:tc>
      </w:tr>
    </w:tbl>
    <w:p w:rsidR="00AF1523" w:rsidRDefault="00AF1523" w:rsidP="00C77AB6">
      <w:pPr>
        <w:pStyle w:val="a9"/>
        <w:spacing w:before="0" w:beforeAutospacing="0" w:after="0" w:afterAutospacing="0" w:line="405" w:lineRule="atLeast"/>
        <w:rPr>
          <w:rFonts w:ascii="맑은 고딕" w:eastAsia="맑은 고딕" w:hAnsi="맑은 고딕"/>
          <w:color w:val="333333"/>
          <w:sz w:val="26"/>
          <w:szCs w:val="26"/>
        </w:rPr>
      </w:pPr>
    </w:p>
    <w:p w:rsidR="00AF1523" w:rsidRDefault="00AF1523" w:rsidP="00C77AB6">
      <w:pPr>
        <w:pStyle w:val="a9"/>
        <w:spacing w:before="0" w:beforeAutospacing="0" w:after="0" w:afterAutospacing="0" w:line="405" w:lineRule="atLeast"/>
        <w:rPr>
          <w:rFonts w:ascii="맑은 고딕" w:eastAsia="맑은 고딕" w:hAnsi="맑은 고딕" w:hint="eastAsia"/>
          <w:color w:val="333333"/>
          <w:sz w:val="26"/>
          <w:szCs w:val="26"/>
        </w:rPr>
      </w:pP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이미지를 만들기 위해 </w:t>
      </w:r>
      <w:r>
        <w:rPr>
          <w:rStyle w:val="HTML"/>
          <w:rFonts w:ascii="Consolas" w:hAnsi="Consolas"/>
          <w:color w:val="333333"/>
          <w:sz w:val="21"/>
          <w:szCs w:val="21"/>
          <w:bdr w:val="none" w:sz="0" w:space="0" w:color="auto" w:frame="1"/>
          <w:shd w:val="clear" w:color="auto" w:fill="EFEFEF"/>
        </w:rPr>
        <w:t>Dockerfile</w:t>
      </w:r>
      <w:r>
        <w:rPr>
          <w:rFonts w:ascii="맑은 고딕" w:eastAsia="맑은 고딕" w:hAnsi="맑은 고딕" w:hint="eastAsia"/>
          <w:color w:val="333333"/>
          <w:sz w:val="26"/>
          <w:szCs w:val="26"/>
        </w:rPr>
        <w:t>이라는 파일에 자체 DSL</w:t>
      </w:r>
      <w:r>
        <w:rPr>
          <w:rFonts w:ascii="맑은 고딕" w:eastAsia="맑은 고딕" w:hAnsi="맑은 고딕" w:hint="eastAsia"/>
          <w:color w:val="333333"/>
          <w:sz w:val="26"/>
          <w:szCs w:val="26"/>
          <w:vertAlign w:val="subscript"/>
        </w:rPr>
        <w:t>Domain-specific language</w:t>
      </w:r>
      <w:r>
        <w:rPr>
          <w:rFonts w:ascii="맑은 고딕" w:eastAsia="맑은 고딕" w:hAnsi="맑은 고딕" w:hint="eastAsia"/>
          <w:color w:val="333333"/>
          <w:sz w:val="26"/>
          <w:szCs w:val="26"/>
        </w:rPr>
        <w:t>언어를 이용하여 이미지 생성 과정을 적습니다. 추후에 문법에 대해 자세히 다루겠지만 위 샘플을 보면 그렇게 복잡하지 않다는 걸 알 수 있습니다.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이것은 굉장히 간단하지만 유용한 아이디어인데, 서버에 어떤 프로그램을 설치하려고 이것저것 의존성 패키지를 설치하고 설정파일을 만들었던 경험이 있다면 더 이상 그 과정을 블로깅 하거나 메모장에 적지 말고 </w:t>
      </w:r>
      <w:r>
        <w:rPr>
          <w:rStyle w:val="HTML"/>
          <w:rFonts w:ascii="Consolas" w:hAnsi="Consolas"/>
          <w:color w:val="333333"/>
          <w:sz w:val="21"/>
          <w:szCs w:val="21"/>
          <w:bdr w:val="none" w:sz="0" w:space="0" w:color="auto" w:frame="1"/>
          <w:shd w:val="clear" w:color="auto" w:fill="EFEFEF"/>
        </w:rPr>
        <w:t>Dockerfile</w:t>
      </w:r>
      <w:r>
        <w:rPr>
          <w:rFonts w:ascii="맑은 고딕" w:eastAsia="맑은 고딕" w:hAnsi="맑은 고딕" w:hint="eastAsia"/>
          <w:color w:val="333333"/>
          <w:sz w:val="26"/>
          <w:szCs w:val="26"/>
        </w:rPr>
        <w:t>로 관리하면 됩니다. 이 파일은 소스와 함께 버전 관리 되고 원한다면 누구나 이미지 생성과정을 보고 수정할 수 있습니다.</w:t>
      </w:r>
    </w:p>
    <w:p w:rsidR="00D924EC" w:rsidRDefault="00D924EC"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Pr="00CB5036" w:rsidRDefault="00C77AB6" w:rsidP="00CB5036">
      <w:pPr>
        <w:pStyle w:val="3"/>
        <w:spacing w:before="0" w:beforeAutospacing="0" w:after="150" w:afterAutospacing="0"/>
        <w:ind w:left="1160" w:hanging="560"/>
        <w:rPr>
          <w:rFonts w:ascii="맑은 고딕" w:eastAsia="맑은 고딕" w:hAnsi="맑은 고딕"/>
          <w:bCs w:val="0"/>
          <w:color w:val="333333"/>
          <w:spacing w:val="-5"/>
          <w:sz w:val="29"/>
          <w:szCs w:val="29"/>
        </w:rPr>
      </w:pPr>
      <w:r w:rsidRPr="00CB5036">
        <w:rPr>
          <w:rFonts w:ascii="맑은 고딕" w:eastAsia="맑은 고딕" w:hAnsi="맑은 고딕" w:hint="eastAsia"/>
          <w:bCs w:val="0"/>
          <w:color w:val="333333"/>
          <w:spacing w:val="-5"/>
          <w:sz w:val="29"/>
          <w:szCs w:val="29"/>
        </w:rPr>
        <w:t>Docker Hub</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720916" cy="2324100"/>
            <wp:effectExtent l="0" t="0" r="0" b="0"/>
            <wp:docPr id="4" name="그림 4" descr="Docker Hub Hits 5 Billion Pulls(20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ker Hub Hits 5 Billion Pulls(2016/0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8096" cy="2404204"/>
                    </a:xfrm>
                    <a:prstGeom prst="rect">
                      <a:avLst/>
                    </a:prstGeom>
                    <a:noFill/>
                    <a:ln>
                      <a:noFill/>
                    </a:ln>
                  </pic:spPr>
                </pic:pic>
              </a:graphicData>
            </a:graphic>
          </wp:inline>
        </w:drawing>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이미지의 용량은 보통 수백메가로 수기가가 넘는 경우도 흔합니다. 이렇게 큰 용량의 이미지를 서버에 저장하고 관리하는 것은 쉽지 않은데 도커는 Docker hub를 통해 공개 이미지를 무료로 관리해 줍니다. 하루에도 엄청난 용량의 이미지가 전세계에서 다운로드 되고 트래픽 비용만 해도 어마어마 할 것 같은데 그것이 다 무료</w:t>
      </w:r>
      <w:r w:rsidR="00CB5036">
        <w:rPr>
          <w:rFonts w:ascii="맑은 고딕" w:eastAsia="맑은 고딕" w:hAnsi="맑은 고딕" w:hint="eastAsia"/>
          <w:color w:val="333333"/>
          <w:sz w:val="26"/>
          <w:szCs w:val="26"/>
        </w:rPr>
        <w:t xml:space="preserve"> </w:t>
      </w:r>
      <w:r>
        <w:rPr>
          <w:rFonts w:ascii="맑은 고딕" w:eastAsia="맑은 고딕" w:hAnsi="맑은 고딕" w:hint="eastAsia"/>
          <w:color w:val="333333"/>
          <w:sz w:val="26"/>
          <w:szCs w:val="26"/>
        </w:rPr>
        <w:t>입니다.</w:t>
      </w:r>
    </w:p>
    <w:p w:rsidR="00CB5036" w:rsidRDefault="00CB503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Pr="00CB5036" w:rsidRDefault="00C77AB6" w:rsidP="00CB5036">
      <w:pPr>
        <w:pStyle w:val="3"/>
        <w:spacing w:before="0" w:beforeAutospacing="0" w:after="150" w:afterAutospacing="0"/>
        <w:ind w:left="1160" w:hanging="560"/>
        <w:rPr>
          <w:rFonts w:ascii="맑은 고딕" w:eastAsia="맑은 고딕" w:hAnsi="맑은 고딕"/>
          <w:bCs w:val="0"/>
          <w:color w:val="333333"/>
          <w:spacing w:val="-5"/>
          <w:sz w:val="29"/>
          <w:szCs w:val="29"/>
        </w:rPr>
      </w:pPr>
      <w:r w:rsidRPr="00CB5036">
        <w:rPr>
          <w:rFonts w:ascii="맑은 고딕" w:eastAsia="맑은 고딕" w:hAnsi="맑은 고딕" w:hint="eastAsia"/>
          <w:bCs w:val="0"/>
          <w:color w:val="333333"/>
          <w:spacing w:val="-5"/>
          <w:sz w:val="29"/>
          <w:szCs w:val="29"/>
        </w:rPr>
        <w:t>Command와 API</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 xml:space="preserve">도커 클라이언트의 커맨드 명령어는 정말 </w:t>
      </w:r>
      <w:r w:rsidR="00CB5036">
        <w:rPr>
          <w:rFonts w:ascii="맑은 고딕" w:eastAsia="맑은 고딕" w:hAnsi="맑은 고딕" w:hint="eastAsia"/>
          <w:color w:val="333333"/>
          <w:sz w:val="26"/>
          <w:szCs w:val="26"/>
        </w:rPr>
        <w:t>잘</w:t>
      </w:r>
      <w:r>
        <w:rPr>
          <w:rFonts w:ascii="맑은 고딕" w:eastAsia="맑은 고딕" w:hAnsi="맑은 고딕" w:hint="eastAsia"/>
          <w:color w:val="333333"/>
          <w:sz w:val="26"/>
          <w:szCs w:val="26"/>
        </w:rPr>
        <w:t xml:space="preserve"> 만들어져 있습니다. 대부분의 명령어는 직관적이고 사용하기 쉬우며 컨테이너의 복잡한 시스템 구성을 이해하지 못하더라도 편하게 사용할 수 있습니다. 또한 http기반의 Rest API도 지원하여 확장성이 굉장히 좋고 훌륭한 3rd party 툴이 나오기 좋은 환경입니다.</w:t>
      </w:r>
    </w:p>
    <w:p w:rsidR="00CB5036" w:rsidRDefault="00CB503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Pr="00CB5036" w:rsidRDefault="00C77AB6" w:rsidP="00C77AB6">
      <w:pPr>
        <w:pStyle w:val="3"/>
        <w:spacing w:before="0" w:beforeAutospacing="0" w:after="150" w:afterAutospacing="0"/>
        <w:ind w:left="1160" w:hanging="560"/>
        <w:rPr>
          <w:rFonts w:ascii="맑은 고딕" w:eastAsia="맑은 고딕" w:hAnsi="맑은 고딕"/>
          <w:bCs w:val="0"/>
          <w:color w:val="333333"/>
          <w:spacing w:val="-5"/>
          <w:sz w:val="29"/>
          <w:szCs w:val="29"/>
        </w:rPr>
      </w:pPr>
      <w:r w:rsidRPr="00CB5036">
        <w:rPr>
          <w:rFonts w:ascii="맑은 고딕" w:eastAsia="맑은 고딕" w:hAnsi="맑은 고딕" w:hint="eastAsia"/>
          <w:bCs w:val="0"/>
          <w:color w:val="333333"/>
          <w:spacing w:val="-5"/>
          <w:sz w:val="29"/>
          <w:szCs w:val="29"/>
        </w:rPr>
        <w:lastRenderedPageBreak/>
        <w:t>유용한 새로운 기능들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발전속도가 아주 빠른 오픈소스입니다. 사용하면서 부족하다고 느꼈던 부분은 빠르게 개선되고 새로운 버전이 나오면 유용한 기능이 대폭 추가됩니다. 어떻게 보면 프로그램을 작은 조각으로 나누고 여러개의 프로그램을 조합하여 동작시키는 유닉스의 철학에는 맞지 않지만</w:t>
      </w:r>
      <w:proofErr w:type="gramStart"/>
      <w:r>
        <w:rPr>
          <w:rFonts w:ascii="맑은 고딕" w:eastAsia="맑은 고딕" w:hAnsi="맑은 고딕" w:hint="eastAsia"/>
          <w:color w:val="333333"/>
          <w:sz w:val="26"/>
          <w:szCs w:val="26"/>
        </w:rPr>
        <w:t>..</w:t>
      </w:r>
      <w:proofErr w:type="gramEnd"/>
      <w:r>
        <w:rPr>
          <w:rFonts w:ascii="맑은 고딕" w:eastAsia="맑은 고딕" w:hAnsi="맑은 고딕" w:hint="eastAsia"/>
          <w:color w:val="333333"/>
          <w:sz w:val="26"/>
          <w:szCs w:val="26"/>
        </w:rPr>
        <w:t xml:space="preserve"> 너무 잘합니다. ㅠㅠ</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이번 </w:t>
      </w:r>
      <w:hyperlink r:id="rId38" w:history="1">
        <w:r>
          <w:rPr>
            <w:rStyle w:val="a8"/>
            <w:rFonts w:ascii="맑은 고딕" w:eastAsia="맑은 고딕" w:hAnsi="맑은 고딕" w:hint="eastAsia"/>
            <w:color w:val="DB4D5E"/>
            <w:sz w:val="26"/>
            <w:szCs w:val="26"/>
          </w:rPr>
          <w:t>1.13버전</w:t>
        </w:r>
      </w:hyperlink>
      <w:r>
        <w:rPr>
          <w:rFonts w:ascii="맑은 고딕" w:eastAsia="맑은 고딕" w:hAnsi="맑은 고딕" w:hint="eastAsia"/>
          <w:color w:val="333333"/>
          <w:sz w:val="26"/>
          <w:szCs w:val="26"/>
        </w:rPr>
        <w:t>에서는 </w:t>
      </w:r>
      <w:hyperlink r:id="rId39" w:history="1">
        <w:r>
          <w:rPr>
            <w:rStyle w:val="a8"/>
            <w:rFonts w:ascii="맑은 고딕" w:eastAsia="맑은 고딕" w:hAnsi="맑은 고딕" w:hint="eastAsia"/>
            <w:color w:val="DB4D5E"/>
            <w:sz w:val="26"/>
            <w:szCs w:val="26"/>
          </w:rPr>
          <w:t>Docker stacks</w:t>
        </w:r>
      </w:hyperlink>
      <w:r>
        <w:rPr>
          <w:rFonts w:ascii="맑은 고딕" w:eastAsia="맑은 고딕" w:hAnsi="맑은 고딕" w:hint="eastAsia"/>
          <w:color w:val="333333"/>
          <w:sz w:val="26"/>
          <w:szCs w:val="26"/>
        </w:rPr>
        <w:t>이라는 여러개의 컨테이너를 한번에 관리하는 기능이 정식으로 릴리즈 되었고 </w:t>
      </w:r>
      <w:hyperlink r:id="rId40" w:history="1">
        <w:r>
          <w:rPr>
            <w:rStyle w:val="a8"/>
            <w:rFonts w:ascii="맑은 고딕" w:eastAsia="맑은 고딕" w:hAnsi="맑은 고딕" w:hint="eastAsia"/>
            <w:color w:val="DB4D5E"/>
            <w:sz w:val="26"/>
            <w:szCs w:val="26"/>
          </w:rPr>
          <w:t>system</w:t>
        </w:r>
      </w:hyperlink>
      <w:r>
        <w:rPr>
          <w:rFonts w:ascii="맑은 고딕" w:eastAsia="맑은 고딕" w:hAnsi="맑은 고딕" w:hint="eastAsia"/>
          <w:color w:val="333333"/>
          <w:sz w:val="26"/>
          <w:szCs w:val="26"/>
        </w:rPr>
        <w:t> 커맨드가 추가되어 이미지, 컨테이너 관리가 더 편해졌습니다. </w:t>
      </w:r>
      <w:hyperlink r:id="rId41" w:history="1">
        <w:r>
          <w:rPr>
            <w:rStyle w:val="a8"/>
            <w:rFonts w:ascii="맑은 고딕" w:eastAsia="맑은 고딕" w:hAnsi="맑은 고딕" w:hint="eastAsia"/>
            <w:color w:val="DB4D5E"/>
            <w:sz w:val="26"/>
            <w:szCs w:val="26"/>
          </w:rPr>
          <w:t>Secrets Management</w:t>
        </w:r>
      </w:hyperlink>
      <w:r>
        <w:rPr>
          <w:rFonts w:ascii="맑은 고딕" w:eastAsia="맑은 고딕" w:hAnsi="맑은 고딕" w:hint="eastAsia"/>
          <w:color w:val="333333"/>
          <w:sz w:val="26"/>
          <w:szCs w:val="26"/>
        </w:rPr>
        <w:t>라는 비밀정보를 관리하는 기능도 추가됩니다.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새로운 기능이 계속 추가되고 있고 다음 릴리즈가 기대됩니다.</w:t>
      </w:r>
    </w:p>
    <w:p w:rsidR="00CB5036" w:rsidRDefault="00CB503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Pr="00CB5036" w:rsidRDefault="00C77AB6" w:rsidP="00C77AB6">
      <w:pPr>
        <w:pStyle w:val="3"/>
        <w:spacing w:before="0" w:beforeAutospacing="0" w:after="150" w:afterAutospacing="0"/>
        <w:ind w:left="1160" w:hanging="560"/>
        <w:rPr>
          <w:rFonts w:ascii="맑은 고딕" w:eastAsia="맑은 고딕" w:hAnsi="맑은 고딕"/>
          <w:bCs w:val="0"/>
          <w:color w:val="333333"/>
          <w:spacing w:val="-5"/>
          <w:sz w:val="29"/>
          <w:szCs w:val="29"/>
        </w:rPr>
      </w:pPr>
      <w:r w:rsidRPr="00CB5036">
        <w:rPr>
          <w:rFonts w:ascii="맑은 고딕" w:eastAsia="맑은 고딕" w:hAnsi="맑은 고딕" w:hint="eastAsia"/>
          <w:bCs w:val="0"/>
          <w:color w:val="333333"/>
          <w:spacing w:val="-5"/>
          <w:sz w:val="29"/>
          <w:szCs w:val="29"/>
        </w:rPr>
        <w:t>훌륭한 생태계</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굉장히 큰 생태계를 가지고 있고 커다란 기업과 협력하여 사실상 클라우드 컨테이너 세계의 </w:t>
      </w:r>
      <w:hyperlink r:id="rId42" w:history="1">
        <w:r>
          <w:rPr>
            <w:rStyle w:val="a8"/>
            <w:rFonts w:ascii="맑은 고딕" w:eastAsia="맑은 고딕" w:hAnsi="맑은 고딕" w:hint="eastAsia"/>
            <w:color w:val="DB4D5E"/>
            <w:sz w:val="26"/>
            <w:szCs w:val="26"/>
          </w:rPr>
          <w:t>de facto</w:t>
        </w:r>
      </w:hyperlink>
      <w:r>
        <w:rPr>
          <w:rFonts w:ascii="맑은 고딕" w:eastAsia="맑은 고딕" w:hAnsi="맑은 고딕" w:hint="eastAsia"/>
          <w:color w:val="333333"/>
          <w:sz w:val="26"/>
          <w:szCs w:val="26"/>
        </w:rPr>
        <w:t>가 되었습니다. 로깅, 모니터링, 스토리지, 네트워크, 컨테이너 관리, 배포등 다양한 분야에서 다양한 툴들이 존재하며 아예 </w:t>
      </w:r>
      <w:hyperlink r:id="rId43" w:history="1">
        <w:r>
          <w:rPr>
            <w:rStyle w:val="a8"/>
            <w:rFonts w:ascii="맑은 고딕" w:eastAsia="맑은 고딕" w:hAnsi="맑은 고딕" w:hint="eastAsia"/>
            <w:color w:val="DB4D5E"/>
            <w:sz w:val="26"/>
            <w:szCs w:val="26"/>
          </w:rPr>
          <w:t>도커를 위한 OS(coreos-&gt; container linux)</w:t>
        </w:r>
      </w:hyperlink>
      <w:r>
        <w:rPr>
          <w:rFonts w:ascii="맑은 고딕" w:eastAsia="맑은 고딕" w:hAnsi="맑은 고딕" w:hint="eastAsia"/>
          <w:color w:val="333333"/>
          <w:sz w:val="26"/>
          <w:szCs w:val="26"/>
        </w:rPr>
        <w:t>도 존재합니다.</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현재 도커를 기반으로한 오픈소스 프로젝트는 10만개가 넘고 굉장히 활발하게 진행되고 있습니다.</w:t>
      </w:r>
    </w:p>
    <w:p w:rsidR="00CB5036" w:rsidRDefault="00CB5036" w:rsidP="00C77AB6">
      <w:pPr>
        <w:pStyle w:val="a9"/>
        <w:spacing w:before="0" w:beforeAutospacing="0" w:after="0" w:afterAutospacing="0" w:line="405" w:lineRule="atLeast"/>
        <w:rPr>
          <w:rFonts w:ascii="맑은 고딕" w:eastAsia="맑은 고딕" w:hAnsi="맑은 고딕"/>
          <w:color w:val="333333"/>
          <w:sz w:val="26"/>
          <w:szCs w:val="26"/>
        </w:rPr>
      </w:pPr>
    </w:p>
    <w:p w:rsidR="00C77AB6" w:rsidRPr="00CB5036" w:rsidRDefault="00C77AB6" w:rsidP="00C77AB6">
      <w:pPr>
        <w:pStyle w:val="3"/>
        <w:spacing w:before="0" w:beforeAutospacing="0" w:after="150" w:afterAutospacing="0"/>
        <w:ind w:left="1160" w:hanging="560"/>
        <w:rPr>
          <w:rFonts w:ascii="맑은 고딕" w:eastAsia="맑은 고딕" w:hAnsi="맑은 고딕"/>
          <w:bCs w:val="0"/>
          <w:color w:val="333333"/>
          <w:spacing w:val="-5"/>
          <w:sz w:val="29"/>
          <w:szCs w:val="29"/>
        </w:rPr>
      </w:pPr>
      <w:r w:rsidRPr="00CB5036">
        <w:rPr>
          <w:rFonts w:ascii="맑은 고딕" w:eastAsia="맑은 고딕" w:hAnsi="맑은 고딕" w:hint="eastAsia"/>
          <w:bCs w:val="0"/>
          <w:color w:val="333333"/>
          <w:spacing w:val="-5"/>
          <w:sz w:val="29"/>
          <w:szCs w:val="29"/>
        </w:rPr>
        <w:t>커뮤니티 지원</w:t>
      </w:r>
    </w:p>
    <w:p w:rsidR="00C77AB6" w:rsidRDefault="00C77AB6" w:rsidP="00C77AB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기술기업답지 않게 홍보와 커뮤니티 관리에 굉장히 신경쓰고 있습니다. 커뮤니티를 위한 스티커나 티셔츠를 무료로 제공하고 필요하면 연사요청도 할 수 있습니다. 홈페이지에서는 전세계에서 열리는 밋업 상황을 볼 수 있고 일주일마다 발송되는 </w:t>
      </w:r>
      <w:hyperlink r:id="rId44" w:history="1">
        <w:r>
          <w:rPr>
            <w:rStyle w:val="a8"/>
            <w:rFonts w:ascii="맑은 고딕" w:eastAsia="맑은 고딕" w:hAnsi="맑은 고딕" w:hint="eastAsia"/>
            <w:color w:val="DB4D5E"/>
            <w:sz w:val="26"/>
            <w:szCs w:val="26"/>
          </w:rPr>
          <w:t>뉴스레터</w:t>
        </w:r>
      </w:hyperlink>
      <w:r>
        <w:rPr>
          <w:rFonts w:ascii="맑은 고딕" w:eastAsia="맑은 고딕" w:hAnsi="맑은 고딕" w:hint="eastAsia"/>
          <w:color w:val="333333"/>
          <w:sz w:val="26"/>
          <w:szCs w:val="26"/>
        </w:rPr>
        <w:t>에는 다양한 개발자들의 글이 실려있습니다.</w:t>
      </w:r>
    </w:p>
    <w:p w:rsidR="00CB5036" w:rsidRDefault="00CB5036">
      <w:pPr>
        <w:widowControl/>
        <w:wordWrap/>
        <w:autoSpaceDE/>
        <w:autoSpaceDN/>
        <w:rPr>
          <w:rFonts w:ascii="맑은 고딕" w:eastAsia="맑은 고딕" w:hAnsi="맑은 고딕"/>
          <w:b/>
          <w:bCs/>
          <w:color w:val="333333"/>
          <w:spacing w:val="-5"/>
          <w:sz w:val="29"/>
          <w:szCs w:val="29"/>
        </w:rPr>
      </w:pPr>
    </w:p>
    <w:p w:rsidR="00CB5036" w:rsidRDefault="00CB5036" w:rsidP="00CB5036">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lastRenderedPageBreak/>
        <w:t>도커 설치하기</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리눅스 컨테이너 기술이므로 macOS나 windows에 설치할 경우 가상머신에 설치가 됩니다. 리눅스 컨테이너 말고 윈도우즈 컨테이너라는 것도 존재하지만 여기서는 다루지 않습니다.</w:t>
      </w: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Linux</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리눅스에 도커를 설치하는 방법은 자동 설치 스크립트를 이용하는 것이 가장 쉽습니다. 다음 명령어를 입력하면 root 권한을 요구하고 잠시 기다리면 설치가 완료됩니다. 음</w:t>
      </w:r>
      <w:proofErr w:type="gramStart"/>
      <w:r>
        <w:rPr>
          <w:rFonts w:ascii="맑은 고딕" w:eastAsia="맑은 고딕" w:hAnsi="맑은 고딕" w:hint="eastAsia"/>
          <w:color w:val="333333"/>
          <w:sz w:val="26"/>
          <w:szCs w:val="26"/>
        </w:rPr>
        <w:t>..</w:t>
      </w:r>
      <w:proofErr w:type="gramEnd"/>
      <w:r>
        <w:rPr>
          <w:rFonts w:ascii="맑은 고딕" w:eastAsia="맑은 고딕" w:hAnsi="맑은 고딕" w:hint="eastAsia"/>
          <w:color w:val="333333"/>
          <w:sz w:val="26"/>
          <w:szCs w:val="26"/>
        </w:rPr>
        <w:t xml:space="preserve"> 참 쉽죠?</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91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curl </w:t>
            </w:r>
            <w:r>
              <w:rPr>
                <w:rStyle w:val="nt"/>
                <w:rFonts w:ascii="Consolas" w:hAnsi="Consolas"/>
                <w:color w:val="000080"/>
                <w:sz w:val="20"/>
                <w:szCs w:val="20"/>
              </w:rPr>
              <w:t>-fsSL</w:t>
            </w:r>
            <w:r>
              <w:rPr>
                <w:rFonts w:ascii="Consolas" w:hAnsi="Consolas"/>
                <w:sz w:val="20"/>
                <w:szCs w:val="20"/>
              </w:rPr>
              <w:t xml:space="preserve"> https://get.docker.com/ | </w:t>
            </w:r>
            <w:r>
              <w:rPr>
                <w:rStyle w:val="nb"/>
                <w:rFonts w:ascii="Consolas" w:hAnsi="Consolas"/>
                <w:color w:val="0086B3"/>
                <w:sz w:val="20"/>
                <w:szCs w:val="20"/>
              </w:rPr>
              <w:t xml:space="preserve">sudo </w:t>
            </w:r>
            <w:r>
              <w:rPr>
                <w:rFonts w:ascii="Consolas" w:hAnsi="Consolas"/>
                <w:sz w:val="20"/>
                <w:szCs w:val="20"/>
              </w:rPr>
              <w:t>sh</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sudo 없이 사용하기</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docker는 기본적으로 root권한이 필요합니다. root가 아닌 사용자가 sudo없이 사용하려면 해당 사용자를 </w:t>
      </w:r>
      <w:r>
        <w:rPr>
          <w:rStyle w:val="HTML"/>
          <w:rFonts w:ascii="Consolas" w:hAnsi="Consolas"/>
          <w:color w:val="333333"/>
          <w:sz w:val="21"/>
          <w:szCs w:val="21"/>
          <w:bdr w:val="none" w:sz="0" w:space="0" w:color="auto" w:frame="1"/>
          <w:shd w:val="clear" w:color="auto" w:fill="EFEFEF"/>
        </w:rPr>
        <w:t>docker</w:t>
      </w:r>
      <w:r>
        <w:rPr>
          <w:rFonts w:ascii="맑은 고딕" w:eastAsia="맑은 고딕" w:hAnsi="맑은 고딕" w:hint="eastAsia"/>
          <w:color w:val="333333"/>
          <w:sz w:val="26"/>
          <w:szCs w:val="26"/>
        </w:rPr>
        <w:t>그룹에 추가합니다.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02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Style w:val="nb"/>
                <w:rFonts w:ascii="Consolas" w:hAnsi="Consolas"/>
                <w:color w:val="0086B3"/>
                <w:sz w:val="20"/>
                <w:szCs w:val="20"/>
              </w:rPr>
              <w:t xml:space="preserve">sudo </w:t>
            </w:r>
            <w:r>
              <w:rPr>
                <w:rFonts w:ascii="Consolas" w:hAnsi="Consolas"/>
                <w:sz w:val="20"/>
                <w:szCs w:val="20"/>
              </w:rPr>
              <w:t xml:space="preserve">usermod </w:t>
            </w:r>
            <w:r>
              <w:rPr>
                <w:rStyle w:val="nt"/>
                <w:rFonts w:ascii="Consolas" w:hAnsi="Consolas"/>
                <w:color w:val="000080"/>
                <w:sz w:val="20"/>
                <w:szCs w:val="20"/>
              </w:rPr>
              <w:t>-aG</w:t>
            </w:r>
            <w:r>
              <w:rPr>
                <w:rFonts w:ascii="Consolas" w:hAnsi="Consolas"/>
                <w:sz w:val="20"/>
                <w:szCs w:val="20"/>
              </w:rPr>
              <w:t xml:space="preserve"> docker </w:t>
            </w:r>
            <w:r>
              <w:rPr>
                <w:rStyle w:val="nv"/>
                <w:rFonts w:ascii="Consolas" w:hAnsi="Consolas"/>
                <w:color w:val="008080"/>
                <w:sz w:val="20"/>
                <w:szCs w:val="20"/>
              </w:rPr>
              <w:t>$USER</w:t>
            </w:r>
            <w:r>
              <w:rPr>
                <w:rFonts w:ascii="Consolas" w:hAnsi="Consolas"/>
                <w:sz w:val="20"/>
                <w:szCs w:val="20"/>
              </w:rPr>
              <w:t xml:space="preserve"> </w:t>
            </w:r>
            <w:r>
              <w:rPr>
                <w:rStyle w:val="c"/>
                <w:rFonts w:ascii="Consolas" w:hAnsi="Consolas"/>
                <w:i/>
                <w:iCs/>
                <w:color w:val="999988"/>
                <w:sz w:val="20"/>
                <w:szCs w:val="20"/>
              </w:rPr>
              <w:t xml:space="preserve"># </w:t>
            </w:r>
            <w:r>
              <w:rPr>
                <w:rStyle w:val="c"/>
                <w:rFonts w:ascii="Consolas" w:hAnsi="Consolas"/>
                <w:i/>
                <w:iCs/>
                <w:color w:val="999988"/>
                <w:sz w:val="20"/>
                <w:szCs w:val="20"/>
              </w:rPr>
              <w:t>현재</w:t>
            </w:r>
            <w:r>
              <w:rPr>
                <w:rStyle w:val="c"/>
                <w:rFonts w:ascii="Consolas" w:hAnsi="Consolas"/>
                <w:i/>
                <w:iCs/>
                <w:color w:val="999988"/>
                <w:sz w:val="20"/>
                <w:szCs w:val="20"/>
              </w:rPr>
              <w:t xml:space="preserve"> </w:t>
            </w:r>
            <w:r>
              <w:rPr>
                <w:rStyle w:val="c"/>
                <w:rFonts w:ascii="Consolas" w:hAnsi="Consolas"/>
                <w:i/>
                <w:iCs/>
                <w:color w:val="999988"/>
                <w:sz w:val="20"/>
                <w:szCs w:val="20"/>
              </w:rPr>
              <w:t>접속중인</w:t>
            </w:r>
            <w:r>
              <w:rPr>
                <w:rStyle w:val="c"/>
                <w:rFonts w:ascii="Consolas" w:hAnsi="Consolas"/>
                <w:i/>
                <w:iCs/>
                <w:color w:val="999988"/>
                <w:sz w:val="20"/>
                <w:szCs w:val="20"/>
              </w:rPr>
              <w:t xml:space="preserve"> </w:t>
            </w:r>
            <w:r>
              <w:rPr>
                <w:rStyle w:val="c"/>
                <w:rFonts w:ascii="Consolas" w:hAnsi="Consolas"/>
                <w:i/>
                <w:iCs/>
                <w:color w:val="999988"/>
                <w:sz w:val="20"/>
                <w:szCs w:val="20"/>
              </w:rPr>
              <w:t>사용자에게</w:t>
            </w:r>
            <w:r>
              <w:rPr>
                <w:rStyle w:val="c"/>
                <w:rFonts w:ascii="Consolas" w:hAnsi="Consolas"/>
                <w:i/>
                <w:iCs/>
                <w:color w:val="999988"/>
                <w:sz w:val="20"/>
                <w:szCs w:val="20"/>
              </w:rPr>
              <w:t xml:space="preserve"> </w:t>
            </w:r>
            <w:r>
              <w:rPr>
                <w:rStyle w:val="c"/>
                <w:rFonts w:ascii="Consolas" w:hAnsi="Consolas"/>
                <w:i/>
                <w:iCs/>
                <w:color w:val="999988"/>
                <w:sz w:val="20"/>
                <w:szCs w:val="20"/>
              </w:rPr>
              <w:t>권한주기</w:t>
            </w:r>
          </w:p>
          <w:p w:rsidR="00CB5036" w:rsidRDefault="00CB5036">
            <w:pPr>
              <w:pStyle w:val="HTML0"/>
              <w:shd w:val="clear" w:color="auto" w:fill="FEFEFE"/>
              <w:spacing w:line="312" w:lineRule="atLeast"/>
              <w:rPr>
                <w:rFonts w:ascii="Consolas" w:hAnsi="Consolas"/>
                <w:sz w:val="20"/>
                <w:szCs w:val="20"/>
              </w:rPr>
            </w:pPr>
            <w:r>
              <w:rPr>
                <w:rStyle w:val="nb"/>
                <w:rFonts w:ascii="Consolas" w:hAnsi="Consolas"/>
                <w:color w:val="0086B3"/>
                <w:sz w:val="20"/>
                <w:szCs w:val="20"/>
              </w:rPr>
              <w:t xml:space="preserve">sudo </w:t>
            </w:r>
            <w:r>
              <w:rPr>
                <w:rFonts w:ascii="Consolas" w:hAnsi="Consolas"/>
                <w:sz w:val="20"/>
                <w:szCs w:val="20"/>
              </w:rPr>
              <w:t xml:space="preserve">usermod </w:t>
            </w:r>
            <w:r>
              <w:rPr>
                <w:rStyle w:val="nt"/>
                <w:rFonts w:ascii="Consolas" w:hAnsi="Consolas"/>
                <w:color w:val="000080"/>
                <w:sz w:val="20"/>
                <w:szCs w:val="20"/>
              </w:rPr>
              <w:t>-aG</w:t>
            </w:r>
            <w:r>
              <w:rPr>
                <w:rFonts w:ascii="Consolas" w:hAnsi="Consolas"/>
                <w:sz w:val="20"/>
                <w:szCs w:val="20"/>
              </w:rPr>
              <w:t xml:space="preserve"> docker your-user </w:t>
            </w:r>
            <w:r>
              <w:rPr>
                <w:rStyle w:val="c"/>
                <w:rFonts w:ascii="Consolas" w:hAnsi="Consolas"/>
                <w:i/>
                <w:iCs/>
                <w:color w:val="999988"/>
                <w:sz w:val="20"/>
                <w:szCs w:val="20"/>
              </w:rPr>
              <w:t xml:space="preserve"># your-user </w:t>
            </w:r>
            <w:r>
              <w:rPr>
                <w:rStyle w:val="c"/>
                <w:rFonts w:ascii="Consolas" w:hAnsi="Consolas"/>
                <w:i/>
                <w:iCs/>
                <w:color w:val="999988"/>
                <w:sz w:val="20"/>
                <w:szCs w:val="20"/>
              </w:rPr>
              <w:t>사용자에게</w:t>
            </w:r>
            <w:r>
              <w:rPr>
                <w:rStyle w:val="c"/>
                <w:rFonts w:ascii="Consolas" w:hAnsi="Consolas"/>
                <w:i/>
                <w:iCs/>
                <w:color w:val="999988"/>
                <w:sz w:val="20"/>
                <w:szCs w:val="20"/>
              </w:rPr>
              <w:t xml:space="preserve"> </w:t>
            </w:r>
            <w:r>
              <w:rPr>
                <w:rStyle w:val="c"/>
                <w:rFonts w:ascii="Consolas" w:hAnsi="Consolas"/>
                <w:i/>
                <w:iCs/>
                <w:color w:val="999988"/>
                <w:sz w:val="20"/>
                <w:szCs w:val="20"/>
              </w:rPr>
              <w:t>권한주기</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사용자가 로그인 중이라면 다시 로그인 후 권한이 적용됩니다.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주의사항</w:t>
      </w:r>
    </w:p>
    <w:p w:rsidR="00CB5036" w:rsidRDefault="00CB5036" w:rsidP="00CB5036">
      <w:pPr>
        <w:widowControl/>
        <w:numPr>
          <w:ilvl w:val="0"/>
          <w:numId w:val="7"/>
        </w:numPr>
        <w:wordWrap/>
        <w:autoSpaceDE/>
        <w:autoSpaceDN/>
        <w:spacing w:before="100" w:beforeAutospacing="1" w:after="100" w:afterAutospacing="1" w:line="375" w:lineRule="atLeast"/>
        <w:ind w:left="450"/>
        <w:jc w:val="left"/>
        <w:rPr>
          <w:rFonts w:ascii="맑은 고딕" w:eastAsia="맑은 고딕" w:hAnsi="맑은 고딕"/>
          <w:color w:val="333333"/>
          <w:sz w:val="26"/>
          <w:szCs w:val="26"/>
        </w:rPr>
      </w:pPr>
      <w:r>
        <w:rPr>
          <w:rFonts w:ascii="맑은 고딕" w:eastAsia="맑은 고딕" w:hAnsi="맑은 고딕" w:hint="eastAsia"/>
          <w:color w:val="333333"/>
          <w:sz w:val="26"/>
          <w:szCs w:val="26"/>
        </w:rPr>
        <w:t>도커를 실행하기 위한 kernel 버전은 3.10.x 이상입니다. ubuntu 14.04 이상을 사용하면 큰 문제가 없고 kernel의 버전이 낮을 경우 제대로 동작을 안하거나 문제가 생길 수 있습니다. 가급적 최신버전으로 업데이트 해주세요.</w:t>
      </w:r>
    </w:p>
    <w:p w:rsidR="00CB5036" w:rsidRDefault="00CB5036" w:rsidP="00CB5036">
      <w:pPr>
        <w:widowControl/>
        <w:numPr>
          <w:ilvl w:val="0"/>
          <w:numId w:val="7"/>
        </w:numPr>
        <w:wordWrap/>
        <w:autoSpaceDE/>
        <w:autoSpaceDN/>
        <w:spacing w:before="100" w:beforeAutospacing="1" w:after="100" w:afterAutospacing="1" w:line="375" w:lineRule="atLeast"/>
        <w:ind w:left="450"/>
        <w:jc w:val="left"/>
        <w:rPr>
          <w:rFonts w:ascii="맑은 고딕" w:eastAsia="맑은 고딕" w:hAnsi="맑은 고딕"/>
          <w:color w:val="333333"/>
          <w:sz w:val="26"/>
          <w:szCs w:val="26"/>
        </w:rPr>
      </w:pPr>
      <w:r>
        <w:rPr>
          <w:rFonts w:ascii="맑은 고딕" w:eastAsia="맑은 고딕" w:hAnsi="맑은 고딕" w:hint="eastAsia"/>
          <w:color w:val="333333"/>
          <w:sz w:val="26"/>
          <w:szCs w:val="26"/>
        </w:rPr>
        <w:t>ubuntu나 centos가 아닌 경우는 다른 방법이 필요합니다. 다른 리눅스는 </w:t>
      </w:r>
      <w:hyperlink r:id="rId45" w:history="1">
        <w:r>
          <w:rPr>
            <w:rStyle w:val="a8"/>
            <w:rFonts w:ascii="맑은 고딕" w:eastAsia="맑은 고딕" w:hAnsi="맑은 고딕" w:hint="eastAsia"/>
            <w:color w:val="DB4D5E"/>
            <w:sz w:val="26"/>
            <w:szCs w:val="26"/>
          </w:rPr>
          <w:t>링크</w:t>
        </w:r>
      </w:hyperlink>
      <w:r>
        <w:rPr>
          <w:rFonts w:ascii="맑은 고딕" w:eastAsia="맑은 고딕" w:hAnsi="맑은 고딕" w:hint="eastAsia"/>
          <w:color w:val="333333"/>
          <w:sz w:val="26"/>
          <w:szCs w:val="26"/>
        </w:rPr>
        <w:t>로 대신하겠습니다. </w:t>
      </w: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Docker for Mac / Docker for Windows</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도커를 맥이나 윈도우즈에 설치하려면 </w:t>
      </w:r>
      <w:hyperlink r:id="rId46" w:history="1">
        <w:r>
          <w:rPr>
            <w:rStyle w:val="a8"/>
            <w:rFonts w:ascii="맑은 고딕" w:eastAsia="맑은 고딕" w:hAnsi="맑은 고딕" w:hint="eastAsia"/>
            <w:color w:val="DB4D5E"/>
            <w:sz w:val="26"/>
            <w:szCs w:val="26"/>
          </w:rPr>
          <w:t>Docker for mac</w:t>
        </w:r>
      </w:hyperlink>
      <w:r>
        <w:rPr>
          <w:rFonts w:ascii="맑은 고딕" w:eastAsia="맑은 고딕" w:hAnsi="맑은 고딕" w:hint="eastAsia"/>
          <w:color w:val="333333"/>
          <w:sz w:val="26"/>
          <w:szCs w:val="26"/>
        </w:rPr>
        <w:t> 또는 </w:t>
      </w:r>
      <w:hyperlink r:id="rId47" w:history="1">
        <w:r>
          <w:rPr>
            <w:rStyle w:val="a8"/>
            <w:rFonts w:ascii="맑은 고딕" w:eastAsia="맑은 고딕" w:hAnsi="맑은 고딕" w:hint="eastAsia"/>
            <w:color w:val="DB4D5E"/>
            <w:sz w:val="26"/>
            <w:szCs w:val="26"/>
          </w:rPr>
          <w:t>Docker for windows</w:t>
        </w:r>
      </w:hyperlink>
      <w:r>
        <w:rPr>
          <w:rFonts w:ascii="맑은 고딕" w:eastAsia="맑은 고딕" w:hAnsi="맑은 고딕" w:hint="eastAsia"/>
          <w:color w:val="333333"/>
          <w:sz w:val="26"/>
          <w:szCs w:val="26"/>
        </w:rPr>
        <w:t>를 설치하면 됩니다. 파일을 다운받고 설치하고 재부팅하면 대부분 문제없이 완료됩니다. 소소한 옵션들이 있는데 특별히 건드릴 부분은 없으나 한번 살펴보고 적절하게 설정하시면 됩니다. (windows는 공유 드라이브를 선택해주세요)</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550842" cy="6543675"/>
            <wp:effectExtent l="0" t="0" r="0" b="0"/>
            <wp:docPr id="29" name="그림 29" descr="Docker for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cker for Ma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59786" cy="6554219"/>
                    </a:xfrm>
                    <a:prstGeom prst="rect">
                      <a:avLst/>
                    </a:prstGeom>
                    <a:noFill/>
                    <a:ln>
                      <a:noFill/>
                    </a:ln>
                  </pic:spPr>
                </pic:pic>
              </a:graphicData>
            </a:graphic>
          </wp:inline>
        </w:drawing>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 xml:space="preserve">마치 네이티브스럽게 설치된 것 같지만 도커는 리눅스 컨테이너이므로 실제로는 가상머신에 설치가 되었습니다. 사용자는 가상머신을 사용한다는 </w:t>
      </w:r>
      <w:r>
        <w:rPr>
          <w:rFonts w:ascii="맑은 고딕" w:eastAsia="맑은 고딕" w:hAnsi="맑은 고딕" w:hint="eastAsia"/>
          <w:color w:val="333333"/>
          <w:sz w:val="26"/>
          <w:szCs w:val="26"/>
        </w:rPr>
        <w:lastRenderedPageBreak/>
        <w:t>느낌이 전혀 안드는데 그런부분을 굉장히 신경써서 설계하였습니다. 예를 들면, 포트를 연결하기 위해 도커 컨테이너의 특정 포트를 가상머신에 연결하고 다시 mac이나 windows의 포트와 연결해야 합니다. 디렉토리를 연결한다면 디렉토리를 가상머신과 공유하고 그 디렉토리를 다시 컨테이너와 연결해야 합니다. 이런 한단계 추가적으로 거쳐야하는 부분을 자연스럽게 처리해줍니다.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docker for mac은 </w:t>
      </w:r>
      <w:hyperlink r:id="rId49" w:history="1">
        <w:r>
          <w:rPr>
            <w:rStyle w:val="a8"/>
            <w:rFonts w:ascii="맑은 고딕" w:eastAsia="맑은 고딕" w:hAnsi="맑은 고딕" w:hint="eastAsia"/>
            <w:color w:val="DB4D5E"/>
            <w:sz w:val="26"/>
            <w:szCs w:val="26"/>
          </w:rPr>
          <w:t>xhyve</w:t>
        </w:r>
      </w:hyperlink>
      <w:r>
        <w:rPr>
          <w:rFonts w:ascii="맑은 고딕" w:eastAsia="맑은 고딕" w:hAnsi="맑은 고딕" w:hint="eastAsia"/>
          <w:color w:val="333333"/>
          <w:sz w:val="26"/>
          <w:szCs w:val="26"/>
        </w:rPr>
        <w:t>라는 macOS에서 제공하는 가상환경을 이용하고 docker for windows는 </w:t>
      </w:r>
      <w:hyperlink r:id="rId50" w:history="1">
        <w:r>
          <w:rPr>
            <w:rStyle w:val="a8"/>
            <w:rFonts w:ascii="맑은 고딕" w:eastAsia="맑은 고딕" w:hAnsi="맑은 고딕" w:hint="eastAsia"/>
            <w:color w:val="DB4D5E"/>
            <w:sz w:val="26"/>
            <w:szCs w:val="26"/>
          </w:rPr>
          <w:t>Hyper-V</w:t>
        </w:r>
      </w:hyperlink>
      <w:r>
        <w:rPr>
          <w:rFonts w:ascii="맑은 고딕" w:eastAsia="맑은 고딕" w:hAnsi="맑은 고딕" w:hint="eastAsia"/>
          <w:color w:val="333333"/>
          <w:sz w:val="26"/>
          <w:szCs w:val="26"/>
        </w:rPr>
        <w:t>기능을 이용합니다. 따라서 OS가 최신버전이 아니면 동작하지 않을 수 있습니다.</w:t>
      </w:r>
    </w:p>
    <w:p w:rsidR="00751D2E" w:rsidRDefault="00751D2E"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Pr="00751D2E" w:rsidRDefault="00CB5036" w:rsidP="00CB5036">
      <w:pPr>
        <w:pStyle w:val="3"/>
        <w:spacing w:before="0" w:beforeAutospacing="0" w:after="150" w:afterAutospacing="0"/>
        <w:rPr>
          <w:rFonts w:ascii="맑은 고딕" w:eastAsia="맑은 고딕" w:hAnsi="맑은 고딕"/>
          <w:bCs w:val="0"/>
          <w:color w:val="333333"/>
          <w:spacing w:val="-5"/>
          <w:sz w:val="29"/>
          <w:szCs w:val="29"/>
        </w:rPr>
      </w:pPr>
      <w:r w:rsidRPr="00751D2E">
        <w:rPr>
          <w:rFonts w:ascii="맑은 고딕" w:eastAsia="맑은 고딕" w:hAnsi="맑은 고딕" w:hint="eastAsia"/>
          <w:bCs w:val="0"/>
          <w:color w:val="333333"/>
          <w:spacing w:val="-5"/>
          <w:sz w:val="29"/>
          <w:szCs w:val="29"/>
        </w:rPr>
        <w:t>가상머신에 설치하기</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 xml:space="preserve">이런저런 이유로 Docker for </w:t>
      </w:r>
      <w:proofErr w:type="gramStart"/>
      <w:r>
        <w:rPr>
          <w:rFonts w:ascii="맑은 고딕" w:eastAsia="맑은 고딕" w:hAnsi="맑은 고딕" w:hint="eastAsia"/>
          <w:color w:val="333333"/>
          <w:sz w:val="26"/>
          <w:szCs w:val="26"/>
        </w:rPr>
        <w:t>…</w:t>
      </w:r>
      <w:proofErr w:type="gramEnd"/>
      <w:r>
        <w:rPr>
          <w:rFonts w:ascii="맑은 고딕" w:eastAsia="맑은 고딕" w:hAnsi="맑은 고딕" w:hint="eastAsia"/>
          <w:color w:val="333333"/>
          <w:sz w:val="26"/>
          <w:szCs w:val="26"/>
        </w:rPr>
        <w:t xml:space="preserve"> 를 사용하지 못하는 경우 </w:t>
      </w:r>
      <w:hyperlink r:id="rId51" w:history="1">
        <w:r>
          <w:rPr>
            <w:rStyle w:val="a8"/>
            <w:rFonts w:ascii="맑은 고딕" w:eastAsia="맑은 고딕" w:hAnsi="맑은 고딕" w:hint="eastAsia"/>
            <w:color w:val="DB4D5E"/>
            <w:sz w:val="26"/>
            <w:szCs w:val="26"/>
          </w:rPr>
          <w:t>Docker machine</w:t>
        </w:r>
      </w:hyperlink>
      <w:r>
        <w:rPr>
          <w:rFonts w:ascii="맑은 고딕" w:eastAsia="맑은 고딕" w:hAnsi="맑은 고딕" w:hint="eastAsia"/>
          <w:color w:val="333333"/>
          <w:sz w:val="26"/>
          <w:szCs w:val="26"/>
        </w:rPr>
        <w:t>을 이용할 수 있는데 처음 도커를 공부하는 경우에는 Virtual Box나 VMware같은 가상머신에 리눅스를 설치하고 리눅스에 접속하여 도커를 사용하는 방법을 권장합니다. 처음부터 Docker machine을 사용하면 환경이 약간 혼란스러울 수 있습니다.</w:t>
      </w:r>
    </w:p>
    <w:p w:rsidR="00A036A1" w:rsidRDefault="00A036A1"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설치확인하기</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설치가 완료되었다면 정상적으로 설치되었는지 도커 명령어를 입력해 확인해 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1615"/>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docker version</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427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lastRenderedPageBreak/>
              <w:t>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15</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Client: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Version:      1.12.6</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API version:  1.24</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Go version:   go1.6.4</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Git commit:   78d1802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Built:        Wed Jan 11 00:23:16 2017</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OS/Arch:      darwin/amd64</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Server:</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Version:      1.12.6</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API version:  1.24</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Go version:   go1.6.4</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Git commit:   78d1802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Built:        Wed Jan 11 00:23:16 2017</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OS/Arch:      linux/amd64</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Client와 Server 정보가 정상적으로 출력되었다면 설치가 완료된 것 입니다.</w:t>
      </w:r>
    </w:p>
    <w:p w:rsidR="00CB5036" w:rsidRDefault="00CB5036" w:rsidP="00CB5036">
      <w:pPr>
        <w:pStyle w:val="a9"/>
        <w:spacing w:before="0" w:beforeAutospacing="0" w:after="0" w:afterAutospacing="0" w:line="405" w:lineRule="atLeast"/>
        <w:rPr>
          <w:rFonts w:ascii="맑은 고딕" w:eastAsia="맑은 고딕" w:hAnsi="맑은 고딕"/>
          <w:color w:val="333333"/>
          <w:spacing w:val="-8"/>
          <w:sz w:val="23"/>
          <w:szCs w:val="23"/>
        </w:rPr>
      </w:pPr>
      <w:r>
        <w:rPr>
          <w:rFonts w:ascii="맑은 고딕" w:eastAsia="맑은 고딕" w:hAnsi="맑은 고딕" w:hint="eastAsia"/>
          <w:color w:val="333333"/>
          <w:spacing w:val="-8"/>
          <w:sz w:val="23"/>
          <w:szCs w:val="23"/>
        </w:rPr>
        <w:t>Server 정보가 안나오고 </w:t>
      </w:r>
      <w:r>
        <w:rPr>
          <w:rStyle w:val="HTML"/>
          <w:rFonts w:ascii="Consolas" w:hAnsi="Consolas"/>
          <w:color w:val="333333"/>
          <w:spacing w:val="-8"/>
          <w:sz w:val="21"/>
          <w:szCs w:val="21"/>
          <w:bdr w:val="none" w:sz="0" w:space="0" w:color="auto" w:frame="1"/>
          <w:shd w:val="clear" w:color="auto" w:fill="EFEFEF"/>
        </w:rPr>
        <w:t>Error response from daemon: Bad response from Docker engine</w:t>
      </w:r>
      <w:r>
        <w:rPr>
          <w:rFonts w:ascii="맑은 고딕" w:eastAsia="맑은 고딕" w:hAnsi="맑은 고딕" w:hint="eastAsia"/>
          <w:color w:val="333333"/>
          <w:spacing w:val="-8"/>
          <w:sz w:val="23"/>
          <w:szCs w:val="23"/>
        </w:rPr>
        <w:t>이라는 메시지가 출력되는 경우는 보통 docker daemon이 정상적으로 실행되지 않았거나 </w:t>
      </w:r>
      <w:r>
        <w:rPr>
          <w:rStyle w:val="HTML"/>
          <w:rFonts w:ascii="Consolas" w:hAnsi="Consolas"/>
          <w:color w:val="333333"/>
          <w:spacing w:val="-8"/>
          <w:sz w:val="21"/>
          <w:szCs w:val="21"/>
          <w:bdr w:val="none" w:sz="0" w:space="0" w:color="auto" w:frame="1"/>
          <w:shd w:val="clear" w:color="auto" w:fill="EFEFEF"/>
        </w:rPr>
        <w:t>sudo</w:t>
      </w:r>
      <w:r>
        <w:rPr>
          <w:rFonts w:ascii="맑은 고딕" w:eastAsia="맑은 고딕" w:hAnsi="맑은 고딕" w:hint="eastAsia"/>
          <w:color w:val="333333"/>
          <w:spacing w:val="-8"/>
          <w:sz w:val="23"/>
          <w:szCs w:val="23"/>
        </w:rPr>
        <w:t>를 입력하지 않은 경우입니다.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혹시, 특이한 부분을 찾으셨나요? 버전정보가 클라이언트와 서버로 나뉘어져 있습니다. 도커는 하나의 실행파일이지만 실제로 클라이언트와 서버역할을 각각 할 수 있습니다. 도커 커맨드를 입력하면 도커 클라이언트가 도커 서버로 명령을 전송하고 결과를 받아 터미널에 출력해 줍니다.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655945" cy="2285889"/>
            <wp:effectExtent l="0" t="0" r="1905" b="635"/>
            <wp:docPr id="28" name="그림 28" descr="docker client-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cker client-h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5996" cy="2302076"/>
                    </a:xfrm>
                    <a:prstGeom prst="rect">
                      <a:avLst/>
                    </a:prstGeom>
                    <a:noFill/>
                    <a:ln>
                      <a:noFill/>
                    </a:ln>
                  </pic:spPr>
                </pic:pic>
              </a:graphicData>
            </a:graphic>
          </wp:inline>
        </w:drawing>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기본값이 도커 서버의 소켓을 바라보고 있기 때문에 사용자는 의식하지 않고 마치 바로 명령을 내리는 것 같은 느낌을 받습니다. 이러한 설계가 mac이나 windows의 터미널에서 명령어를 입력했을때 가상 서버에 설치된 도커가 동작하는 이유입니다.</w:t>
      </w:r>
    </w:p>
    <w:p w:rsidR="00CB5036" w:rsidRDefault="00CB5036" w:rsidP="00CB5036">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lastRenderedPageBreak/>
        <w:t>컨테이너 실행하기</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도커를 실행하는 명령어는 다음과 같습니다.</w:t>
      </w:r>
    </w:p>
    <w:p w:rsidR="00CB5036" w:rsidRDefault="00CB5036" w:rsidP="00CB503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run [OPTIONS] IMAGE[:TAG|@DIGEST] [COMMAND] [ARG...]</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다음은 자주 사용하는 옵션들입니다.</w:t>
      </w:r>
    </w:p>
    <w:tbl>
      <w:tblPr>
        <w:tblW w:w="0" w:type="auto"/>
        <w:tblCellMar>
          <w:left w:w="0" w:type="dxa"/>
          <w:right w:w="0" w:type="dxa"/>
        </w:tblCellMar>
        <w:tblLook w:val="04A0" w:firstRow="1" w:lastRow="0" w:firstColumn="1" w:lastColumn="0" w:noHBand="0" w:noVBand="1"/>
      </w:tblPr>
      <w:tblGrid>
        <w:gridCol w:w="1117"/>
        <w:gridCol w:w="6729"/>
      </w:tblGrid>
      <w:tr w:rsidR="00CB5036" w:rsidTr="00CB503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Default="00CB5036" w:rsidP="00751D2E">
            <w:pPr>
              <w:jc w:val="center"/>
              <w:rPr>
                <w:rFonts w:ascii="맑은 고딕" w:eastAsia="맑은 고딕" w:hAnsi="맑은 고딕"/>
                <w:b/>
                <w:bCs/>
                <w:color w:val="333333"/>
                <w:sz w:val="27"/>
                <w:szCs w:val="27"/>
              </w:rPr>
            </w:pPr>
            <w:r>
              <w:rPr>
                <w:rFonts w:ascii="맑은 고딕" w:eastAsia="맑은 고딕" w:hAnsi="맑은 고딕" w:hint="eastAsia"/>
                <w:b/>
                <w:bCs/>
                <w:color w:val="333333"/>
                <w:sz w:val="27"/>
                <w:szCs w:val="27"/>
              </w:rPr>
              <w:t>옵션</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Default="00CB5036" w:rsidP="00751D2E">
            <w:pPr>
              <w:jc w:val="center"/>
              <w:rPr>
                <w:rFonts w:ascii="맑은 고딕" w:eastAsia="맑은 고딕" w:hAnsi="맑은 고딕"/>
                <w:b/>
                <w:bCs/>
                <w:color w:val="333333"/>
                <w:sz w:val="27"/>
                <w:szCs w:val="27"/>
              </w:rPr>
            </w:pPr>
            <w:r>
              <w:rPr>
                <w:rFonts w:ascii="맑은 고딕" w:eastAsia="맑은 고딕" w:hAnsi="맑은 고딕" w:hint="eastAsia"/>
                <w:b/>
                <w:bCs/>
                <w:color w:val="333333"/>
                <w:sz w:val="27"/>
                <w:szCs w:val="27"/>
              </w:rPr>
              <w:t>설명</w:t>
            </w:r>
          </w:p>
        </w:tc>
      </w:tr>
      <w:tr w:rsidR="00CB5036" w:rsidTr="00CB5036">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detached mode 흔히 말하는 백그라운드 모드</w:t>
            </w:r>
          </w:p>
        </w:tc>
      </w:tr>
      <w:tr w:rsidR="00CB5036" w:rsidTr="00CB5036">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-p</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호스트와 컨테이너의 포트를 연결 (포워딩)</w:t>
            </w:r>
          </w:p>
        </w:tc>
      </w:tr>
      <w:tr w:rsidR="00CB5036" w:rsidTr="00CB5036">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호스트와 컨테이너의 디렉토리를 연결 (마운트)</w:t>
            </w:r>
          </w:p>
        </w:tc>
      </w:tr>
      <w:tr w:rsidR="00CB5036" w:rsidTr="00CB5036">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컨테이너 내에서 사용할 환경변수 설정</w:t>
            </w:r>
          </w:p>
        </w:tc>
      </w:tr>
      <w:tr w:rsidR="00CB5036" w:rsidTr="00CB5036">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컨테이너 이름 설정</w:t>
            </w:r>
          </w:p>
        </w:tc>
      </w:tr>
      <w:tr w:rsidR="00CB5036" w:rsidTr="00CB5036">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–rm</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프로세스 종료시 컨테이너 자동 제거</w:t>
            </w:r>
          </w:p>
        </w:tc>
      </w:tr>
      <w:tr w:rsidR="00CB5036" w:rsidTr="00CB5036">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-i와 -t를 동시에 사용한 것으로 터미널 입력을 위한 옵션</w:t>
            </w:r>
          </w:p>
        </w:tc>
      </w:tr>
      <w:tr w:rsidR="00CB5036" w:rsidTr="00751D2E">
        <w:trPr>
          <w:trHeight w:val="115"/>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–link</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CB5036" w:rsidRPr="00751D2E" w:rsidRDefault="00CB5036">
            <w:pPr>
              <w:rPr>
                <w:rFonts w:ascii="맑은 고딕" w:eastAsia="맑은 고딕" w:hAnsi="맑은 고딕"/>
                <w:color w:val="333333"/>
                <w:sz w:val="24"/>
                <w:szCs w:val="24"/>
              </w:rPr>
            </w:pPr>
            <w:r w:rsidRPr="00751D2E">
              <w:rPr>
                <w:rFonts w:ascii="맑은 고딕" w:eastAsia="맑은 고딕" w:hAnsi="맑은 고딕" w:hint="eastAsia"/>
                <w:color w:val="333333"/>
                <w:sz w:val="24"/>
                <w:szCs w:val="24"/>
              </w:rPr>
              <w:t>컨테이너 연결 [컨테이너명</w:t>
            </w:r>
            <w:proofErr w:type="gramStart"/>
            <w:r w:rsidRPr="00751D2E">
              <w:rPr>
                <w:rFonts w:ascii="맑은 고딕" w:eastAsia="맑은 고딕" w:hAnsi="맑은 고딕" w:hint="eastAsia"/>
                <w:color w:val="333333"/>
                <w:sz w:val="24"/>
                <w:szCs w:val="24"/>
              </w:rPr>
              <w:t>:별칭</w:t>
            </w:r>
            <w:proofErr w:type="gramEnd"/>
            <w:r w:rsidRPr="00751D2E">
              <w:rPr>
                <w:rFonts w:ascii="맑은 고딕" w:eastAsia="맑은 고딕" w:hAnsi="맑은 고딕" w:hint="eastAsia"/>
                <w:color w:val="333333"/>
                <w:sz w:val="24"/>
                <w:szCs w:val="24"/>
              </w:rPr>
              <w:t>]</w:t>
            </w: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엄청나게 직관적인 옵션으로 몇번 실행해보면 자연스럽게 익숙해집니다.</w:t>
      </w: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proofErr w:type="gramStart"/>
      <w:r>
        <w:rPr>
          <w:rFonts w:ascii="맑은 고딕" w:eastAsia="맑은 고딕" w:hAnsi="맑은 고딕" w:hint="eastAsia"/>
          <w:b w:val="0"/>
          <w:bCs w:val="0"/>
          <w:color w:val="333333"/>
          <w:spacing w:val="-5"/>
          <w:sz w:val="29"/>
          <w:szCs w:val="29"/>
        </w:rPr>
        <w:t>ubuntu</w:t>
      </w:r>
      <w:proofErr w:type="gramEnd"/>
      <w:r>
        <w:rPr>
          <w:rFonts w:ascii="맑은 고딕" w:eastAsia="맑은 고딕" w:hAnsi="맑은 고딕" w:hint="eastAsia"/>
          <w:b w:val="0"/>
          <w:bCs w:val="0"/>
          <w:color w:val="333333"/>
          <w:spacing w:val="-5"/>
          <w:sz w:val="29"/>
          <w:szCs w:val="29"/>
        </w:rPr>
        <w:t xml:space="preserve"> 16.04 container</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시작은 가볍게 ubuntu 16.04 컨테이너를 생성하고 컨테이너 내부에 들어가 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2605"/>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docker run ubuntu:16.04</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lastRenderedPageBreak/>
        <w:t>run</w:t>
      </w:r>
      <w:r>
        <w:rPr>
          <w:rFonts w:ascii="맑은 고딕" w:eastAsia="맑은 고딕" w:hAnsi="맑은 고딕" w:hint="eastAsia"/>
          <w:color w:val="333333"/>
          <w:sz w:val="26"/>
          <w:szCs w:val="26"/>
        </w:rPr>
        <w:t>명령어를 사용하면 사용할 이미지가 저장되어 있는지 확인하고 없다면 다운로드(</w:t>
      </w:r>
      <w:r>
        <w:rPr>
          <w:rStyle w:val="HTML"/>
          <w:rFonts w:ascii="Consolas" w:hAnsi="Consolas"/>
          <w:color w:val="333333"/>
          <w:sz w:val="21"/>
          <w:szCs w:val="21"/>
          <w:bdr w:val="none" w:sz="0" w:space="0" w:color="auto" w:frame="1"/>
          <w:shd w:val="clear" w:color="auto" w:fill="EFEFEF"/>
        </w:rPr>
        <w:t>pull</w:t>
      </w:r>
      <w:r>
        <w:rPr>
          <w:rFonts w:ascii="맑은 고딕" w:eastAsia="맑은 고딕" w:hAnsi="맑은 고딕" w:hint="eastAsia"/>
          <w:color w:val="333333"/>
          <w:sz w:val="26"/>
          <w:szCs w:val="26"/>
        </w:rPr>
        <w:t>)를 한 후 컨테이너를 생성(</w:t>
      </w:r>
      <w:r>
        <w:rPr>
          <w:rStyle w:val="HTML"/>
          <w:rFonts w:ascii="Consolas" w:hAnsi="Consolas"/>
          <w:color w:val="333333"/>
          <w:sz w:val="21"/>
          <w:szCs w:val="21"/>
          <w:bdr w:val="none" w:sz="0" w:space="0" w:color="auto" w:frame="1"/>
          <w:shd w:val="clear" w:color="auto" w:fill="EFEFEF"/>
        </w:rPr>
        <w:t>create</w:t>
      </w:r>
      <w:r>
        <w:rPr>
          <w:rFonts w:ascii="맑은 고딕" w:eastAsia="맑은 고딕" w:hAnsi="맑은 고딕" w:hint="eastAsia"/>
          <w:color w:val="333333"/>
          <w:sz w:val="26"/>
          <w:szCs w:val="26"/>
        </w:rPr>
        <w:t>)하고 시작(</w:t>
      </w:r>
      <w:r>
        <w:rPr>
          <w:rStyle w:val="HTML"/>
          <w:rFonts w:ascii="Consolas" w:hAnsi="Consolas"/>
          <w:color w:val="333333"/>
          <w:sz w:val="21"/>
          <w:szCs w:val="21"/>
          <w:bdr w:val="none" w:sz="0" w:space="0" w:color="auto" w:frame="1"/>
          <w:shd w:val="clear" w:color="auto" w:fill="EFEFEF"/>
        </w:rPr>
        <w:t>start</w:t>
      </w:r>
      <w:r>
        <w:rPr>
          <w:rFonts w:ascii="맑은 고딕" w:eastAsia="맑은 고딕" w:hAnsi="맑은 고딕" w:hint="eastAsia"/>
          <w:color w:val="333333"/>
          <w:sz w:val="26"/>
          <w:szCs w:val="26"/>
        </w:rPr>
        <w:t>) 합니다.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위 예제는 </w:t>
      </w:r>
      <w:r>
        <w:rPr>
          <w:rStyle w:val="HTML"/>
          <w:rFonts w:ascii="Consolas" w:hAnsi="Consolas"/>
          <w:color w:val="333333"/>
          <w:sz w:val="21"/>
          <w:szCs w:val="21"/>
          <w:bdr w:val="none" w:sz="0" w:space="0" w:color="auto" w:frame="1"/>
          <w:shd w:val="clear" w:color="auto" w:fill="EFEFEF"/>
        </w:rPr>
        <w:t>ubuntu</w:t>
      </w:r>
      <w:proofErr w:type="gramStart"/>
      <w:r>
        <w:rPr>
          <w:rStyle w:val="HTML"/>
          <w:rFonts w:ascii="Consolas" w:hAnsi="Consolas"/>
          <w:color w:val="333333"/>
          <w:sz w:val="21"/>
          <w:szCs w:val="21"/>
          <w:bdr w:val="none" w:sz="0" w:space="0" w:color="auto" w:frame="1"/>
          <w:shd w:val="clear" w:color="auto" w:fill="EFEFEF"/>
        </w:rPr>
        <w:t>:16.04</w:t>
      </w:r>
      <w:proofErr w:type="gramEnd"/>
      <w:r>
        <w:rPr>
          <w:rFonts w:ascii="맑은 고딕" w:eastAsia="맑은 고딕" w:hAnsi="맑은 고딕" w:hint="eastAsia"/>
          <w:color w:val="333333"/>
          <w:sz w:val="26"/>
          <w:szCs w:val="26"/>
        </w:rPr>
        <w:t> 이미지를 다운받은 적이 없기 때문에 이미지를 다운로드 한 후 컨테이너가 실행되었습니다. 컨테이너는 정상적으로 실행됐지만 뭘 하라고 명령어를 전달하지 않았기 때문에 컨테이너는 생성되자마자 종료됩니다. 컨테이너는 프로세스이기 때문에 실행중인 프로세스가 없으면 컨테이너는 종료됩니다.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이번에는 </w:t>
      </w:r>
      <w:r>
        <w:rPr>
          <w:rStyle w:val="HTML"/>
          <w:rFonts w:ascii="Consolas" w:hAnsi="Consolas"/>
          <w:color w:val="333333"/>
          <w:sz w:val="21"/>
          <w:szCs w:val="21"/>
          <w:bdr w:val="none" w:sz="0" w:space="0" w:color="auto" w:frame="1"/>
          <w:shd w:val="clear" w:color="auto" w:fill="EFEFEF"/>
        </w:rPr>
        <w:t>/bin/bash</w:t>
      </w:r>
      <w:r>
        <w:rPr>
          <w:rFonts w:ascii="맑은 고딕" w:eastAsia="맑은 고딕" w:hAnsi="맑은 고딕" w:hint="eastAsia"/>
          <w:color w:val="333333"/>
          <w:sz w:val="26"/>
          <w:szCs w:val="26"/>
        </w:rPr>
        <w:t> 명령어를 입력해서 </w:t>
      </w:r>
      <w:r>
        <w:rPr>
          <w:rStyle w:val="HTML"/>
          <w:rFonts w:ascii="Consolas" w:hAnsi="Consolas"/>
          <w:color w:val="333333"/>
          <w:sz w:val="21"/>
          <w:szCs w:val="21"/>
          <w:bdr w:val="none" w:sz="0" w:space="0" w:color="auto" w:frame="1"/>
          <w:shd w:val="clear" w:color="auto" w:fill="EFEFEF"/>
        </w:rPr>
        <w:t>ubuntu</w:t>
      </w:r>
      <w:proofErr w:type="gramStart"/>
      <w:r>
        <w:rPr>
          <w:rStyle w:val="HTML"/>
          <w:rFonts w:ascii="Consolas" w:hAnsi="Consolas"/>
          <w:color w:val="333333"/>
          <w:sz w:val="21"/>
          <w:szCs w:val="21"/>
          <w:bdr w:val="none" w:sz="0" w:space="0" w:color="auto" w:frame="1"/>
          <w:shd w:val="clear" w:color="auto" w:fill="EFEFEF"/>
        </w:rPr>
        <w:t>:16.04</w:t>
      </w:r>
      <w:proofErr w:type="gramEnd"/>
      <w:r>
        <w:rPr>
          <w:rFonts w:ascii="맑은 고딕" w:eastAsia="맑은 고딕" w:hAnsi="맑은 고딕" w:hint="eastAsia"/>
          <w:color w:val="333333"/>
          <w:sz w:val="26"/>
          <w:szCs w:val="26"/>
        </w:rPr>
        <w:t> 컨테이너를 실행해 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581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run </w:t>
            </w:r>
            <w:r>
              <w:rPr>
                <w:rStyle w:val="nt"/>
                <w:rFonts w:ascii="Consolas" w:hAnsi="Consolas"/>
                <w:color w:val="000080"/>
                <w:sz w:val="20"/>
                <w:szCs w:val="20"/>
              </w:rPr>
              <w:t>--rm</w:t>
            </w:r>
            <w:r>
              <w:rPr>
                <w:rFonts w:ascii="Consolas" w:hAnsi="Consolas"/>
                <w:sz w:val="20"/>
                <w:szCs w:val="20"/>
              </w:rPr>
              <w:t xml:space="preserve"> </w:t>
            </w:r>
            <w:r>
              <w:rPr>
                <w:rStyle w:val="nt"/>
                <w:rFonts w:ascii="Consolas" w:hAnsi="Consolas"/>
                <w:color w:val="000080"/>
                <w:sz w:val="20"/>
                <w:szCs w:val="20"/>
              </w:rPr>
              <w:t>-it</w:t>
            </w:r>
            <w:r>
              <w:rPr>
                <w:rFonts w:ascii="Consolas" w:hAnsi="Consolas"/>
                <w:sz w:val="20"/>
                <w:szCs w:val="20"/>
              </w:rPr>
              <w:t xml:space="preserve"> ubuntu:16.04 /bin/bash</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in container</w:t>
            </w:r>
          </w:p>
          <w:p w:rsidR="00CB5036" w:rsidRDefault="00CB5036">
            <w:pPr>
              <w:pStyle w:val="HTML0"/>
              <w:shd w:val="clear" w:color="auto" w:fill="FEFEFE"/>
              <w:spacing w:line="312" w:lineRule="atLeast"/>
              <w:rPr>
                <w:rFonts w:ascii="Consolas" w:hAnsi="Consolas"/>
                <w:sz w:val="20"/>
                <w:szCs w:val="20"/>
              </w:rPr>
            </w:pPr>
            <w:r>
              <w:rPr>
                <w:rStyle w:val="nv"/>
                <w:rFonts w:ascii="Consolas" w:hAnsi="Consolas"/>
                <w:color w:val="008080"/>
                <w:sz w:val="20"/>
                <w:szCs w:val="20"/>
              </w:rPr>
              <w:t xml:space="preserve">$ </w:t>
            </w:r>
            <w:r>
              <w:rPr>
                <w:rStyle w:val="nb"/>
                <w:rFonts w:ascii="Consolas" w:hAnsi="Consolas"/>
                <w:color w:val="0086B3"/>
                <w:sz w:val="20"/>
                <w:szCs w:val="20"/>
              </w:rPr>
              <w:t>cat</w:t>
            </w:r>
            <w:r>
              <w:rPr>
                <w:rFonts w:ascii="Consolas" w:hAnsi="Consolas"/>
                <w:sz w:val="20"/>
                <w:szCs w:val="20"/>
              </w:rPr>
              <w:t xml:space="preserve"> /etc/issue</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Ubuntu 16.04.1 LTS </w:t>
            </w:r>
            <w:r>
              <w:rPr>
                <w:rStyle w:val="se"/>
                <w:rFonts w:ascii="Consolas" w:hAnsi="Consolas"/>
                <w:color w:val="DD1144"/>
                <w:sz w:val="20"/>
                <w:szCs w:val="20"/>
              </w:rPr>
              <w:t>\n</w:t>
            </w:r>
            <w:r>
              <w:rPr>
                <w:rFonts w:ascii="Consolas" w:hAnsi="Consolas"/>
                <w:sz w:val="20"/>
                <w:szCs w:val="20"/>
              </w:rPr>
              <w:t xml:space="preserve"> </w:t>
            </w:r>
            <w:r>
              <w:rPr>
                <w:rStyle w:val="se"/>
                <w:rFonts w:ascii="Consolas" w:hAnsi="Consolas"/>
                <w:color w:val="DD1144"/>
                <w:sz w:val="20"/>
                <w:szCs w:val="20"/>
              </w:rPr>
              <w:t>\l</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Style w:val="nb"/>
                <w:rFonts w:ascii="Consolas" w:hAnsi="Consolas"/>
                <w:color w:val="0086B3"/>
                <w:sz w:val="20"/>
                <w:szCs w:val="20"/>
              </w:rPr>
            </w:pPr>
            <w:r>
              <w:rPr>
                <w:rStyle w:val="nv"/>
                <w:rFonts w:ascii="Consolas" w:hAnsi="Consolas"/>
                <w:color w:val="008080"/>
                <w:sz w:val="20"/>
                <w:szCs w:val="20"/>
              </w:rPr>
              <w:t xml:space="preserve">$ </w:t>
            </w:r>
            <w:r>
              <w:rPr>
                <w:rStyle w:val="nb"/>
                <w:rFonts w:ascii="Consolas" w:hAnsi="Consolas"/>
                <w:color w:val="0086B3"/>
                <w:sz w:val="20"/>
                <w:szCs w:val="20"/>
              </w:rPr>
              <w:t>ls</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bin   dev  home  lib64  mnt  proc  run   srv  tmp  var</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boot  etc  lib   media  opt  root  sbin  sys  usr</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 내부에 들어가기 위해 bash 쉘을 실행하고 키보드 입력을 위해 </w:t>
      </w:r>
      <w:r>
        <w:rPr>
          <w:rStyle w:val="HTML"/>
          <w:rFonts w:ascii="Consolas" w:hAnsi="Consolas"/>
          <w:color w:val="333333"/>
          <w:sz w:val="21"/>
          <w:szCs w:val="21"/>
          <w:bdr w:val="none" w:sz="0" w:space="0" w:color="auto" w:frame="1"/>
          <w:shd w:val="clear" w:color="auto" w:fill="EFEFEF"/>
        </w:rPr>
        <w:t>-it</w:t>
      </w:r>
      <w:r>
        <w:rPr>
          <w:rFonts w:ascii="맑은 고딕" w:eastAsia="맑은 고딕" w:hAnsi="맑은 고딕" w:hint="eastAsia"/>
          <w:color w:val="333333"/>
          <w:sz w:val="26"/>
          <w:szCs w:val="26"/>
        </w:rPr>
        <w:t> 옵션을 줍니다. 추가적으로 프로세스가 종료되면 컨테이너가 자동으로 삭제되도록 </w:t>
      </w:r>
      <w:r>
        <w:rPr>
          <w:rStyle w:val="HTML"/>
          <w:rFonts w:ascii="Consolas" w:hAnsi="Consolas"/>
          <w:color w:val="333333"/>
          <w:sz w:val="21"/>
          <w:szCs w:val="21"/>
          <w:bdr w:val="none" w:sz="0" w:space="0" w:color="auto" w:frame="1"/>
          <w:shd w:val="clear" w:color="auto" w:fill="EFEFEF"/>
        </w:rPr>
        <w:t>--rm</w:t>
      </w:r>
      <w:r>
        <w:rPr>
          <w:rFonts w:ascii="맑은 고딕" w:eastAsia="맑은 고딕" w:hAnsi="맑은 고딕" w:hint="eastAsia"/>
          <w:color w:val="333333"/>
          <w:sz w:val="26"/>
          <w:szCs w:val="26"/>
        </w:rPr>
        <w:t> 옵션도 추가하였습니다.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이번에는 바로 전에 이미지를 다운 받았기 때문에 이미지를 다운로드 하는 화면 없이 바로 실행되었습니다. </w:t>
      </w:r>
      <w:r>
        <w:rPr>
          <w:rStyle w:val="HTML"/>
          <w:rFonts w:ascii="Consolas" w:hAnsi="Consolas"/>
          <w:color w:val="333333"/>
          <w:sz w:val="21"/>
          <w:szCs w:val="21"/>
          <w:bdr w:val="none" w:sz="0" w:space="0" w:color="auto" w:frame="1"/>
          <w:shd w:val="clear" w:color="auto" w:fill="EFEFEF"/>
        </w:rPr>
        <w:t>cat /etc/issue</w:t>
      </w:r>
      <w:r>
        <w:rPr>
          <w:rFonts w:ascii="맑은 고딕" w:eastAsia="맑은 고딕" w:hAnsi="맑은 고딕" w:hint="eastAsia"/>
          <w:color w:val="333333"/>
          <w:sz w:val="26"/>
          <w:szCs w:val="26"/>
        </w:rPr>
        <w:t>와 </w:t>
      </w:r>
      <w:r>
        <w:rPr>
          <w:rStyle w:val="HTML"/>
          <w:rFonts w:ascii="Consolas" w:hAnsi="Consolas"/>
          <w:color w:val="333333"/>
          <w:sz w:val="21"/>
          <w:szCs w:val="21"/>
          <w:bdr w:val="none" w:sz="0" w:space="0" w:color="auto" w:frame="1"/>
          <w:shd w:val="clear" w:color="auto" w:fill="EFEFEF"/>
        </w:rPr>
        <w:t>ls</w:t>
      </w:r>
      <w:r>
        <w:rPr>
          <w:rFonts w:ascii="맑은 고딕" w:eastAsia="맑은 고딕" w:hAnsi="맑은 고딕" w:hint="eastAsia"/>
          <w:color w:val="333333"/>
          <w:sz w:val="26"/>
          <w:szCs w:val="26"/>
        </w:rPr>
        <w:t>를 실행해보면 ubuntu 리눅스인걸 알 수 있습니다. 뭔가 가벼운 가상머신 같나요?</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exit</w:t>
      </w:r>
      <w:r>
        <w:rPr>
          <w:rFonts w:ascii="맑은 고딕" w:eastAsia="맑은 고딕" w:hAnsi="맑은 고딕" w:hint="eastAsia"/>
          <w:color w:val="333333"/>
          <w:sz w:val="26"/>
          <w:szCs w:val="26"/>
        </w:rPr>
        <w:t>로 bash 쉘을 종료하면 컨테이너도 같이 종료됩니다.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도커를 이용하여 가장 기본적인 컨테이너를 순식간에 만들어 보았습니다.</w:t>
      </w:r>
    </w:p>
    <w:p w:rsidR="007F1AF5" w:rsidRDefault="007F1AF5" w:rsidP="00CB5036">
      <w:pPr>
        <w:pStyle w:val="3"/>
        <w:spacing w:before="0" w:beforeAutospacing="0" w:after="150" w:afterAutospacing="0"/>
        <w:rPr>
          <w:rFonts w:ascii="맑은 고딕" w:eastAsia="맑은 고딕" w:hAnsi="맑은 고딕"/>
          <w:b w:val="0"/>
          <w:bCs w:val="0"/>
          <w:color w:val="333333"/>
          <w:spacing w:val="-5"/>
          <w:sz w:val="29"/>
          <w:szCs w:val="29"/>
        </w:rPr>
      </w:pP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proofErr w:type="gramStart"/>
      <w:r>
        <w:rPr>
          <w:rFonts w:ascii="맑은 고딕" w:eastAsia="맑은 고딕" w:hAnsi="맑은 고딕" w:hint="eastAsia"/>
          <w:b w:val="0"/>
          <w:bCs w:val="0"/>
          <w:color w:val="333333"/>
          <w:spacing w:val="-5"/>
          <w:sz w:val="29"/>
          <w:szCs w:val="29"/>
        </w:rPr>
        <w:t>redis</w:t>
      </w:r>
      <w:proofErr w:type="gramEnd"/>
      <w:r>
        <w:rPr>
          <w:rFonts w:ascii="맑은 고딕" w:eastAsia="맑은 고딕" w:hAnsi="맑은 고딕" w:hint="eastAsia"/>
          <w:b w:val="0"/>
          <w:bCs w:val="0"/>
          <w:color w:val="333333"/>
          <w:spacing w:val="-5"/>
          <w:sz w:val="29"/>
          <w:szCs w:val="29"/>
        </w:rPr>
        <w:t xml:space="preserve"> container</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2번째 컨테이너는 </w:t>
      </w:r>
      <w:r>
        <w:rPr>
          <w:rStyle w:val="HTML"/>
          <w:rFonts w:ascii="Consolas" w:hAnsi="Consolas"/>
          <w:color w:val="333333"/>
          <w:sz w:val="21"/>
          <w:szCs w:val="21"/>
          <w:bdr w:val="none" w:sz="0" w:space="0" w:color="auto" w:frame="1"/>
          <w:shd w:val="clear" w:color="auto" w:fill="EFEFEF"/>
        </w:rPr>
        <w:t>redis</w:t>
      </w:r>
      <w:r>
        <w:rPr>
          <w:rFonts w:ascii="맑은 고딕" w:eastAsia="맑은 고딕" w:hAnsi="맑은 고딕" w:hint="eastAsia"/>
          <w:color w:val="333333"/>
          <w:sz w:val="26"/>
          <w:szCs w:val="26"/>
        </w:rPr>
        <w:t> 입니다. </w:t>
      </w:r>
      <w:hyperlink r:id="rId53" w:history="1">
        <w:r>
          <w:rPr>
            <w:rStyle w:val="a8"/>
            <w:rFonts w:ascii="맑은 고딕" w:eastAsia="맑은 고딕" w:hAnsi="맑은 고딕" w:hint="eastAsia"/>
            <w:color w:val="DB4D5E"/>
            <w:sz w:val="26"/>
            <w:szCs w:val="26"/>
          </w:rPr>
          <w:t>redis</w:t>
        </w:r>
      </w:hyperlink>
      <w:r>
        <w:rPr>
          <w:rFonts w:ascii="맑은 고딕" w:eastAsia="맑은 고딕" w:hAnsi="맑은 고딕" w:hint="eastAsia"/>
          <w:color w:val="333333"/>
          <w:sz w:val="26"/>
          <w:szCs w:val="26"/>
        </w:rPr>
        <w:t xml:space="preserve">는 메모리기반의 다양한 기능을 가진 스토리지입니다. 6379 포트로 통신하며 telnet 명령어로 테스트해 볼 수 </w:t>
      </w:r>
      <w:r>
        <w:rPr>
          <w:rFonts w:ascii="맑은 고딕" w:eastAsia="맑은 고딕" w:hAnsi="맑은 고딕" w:hint="eastAsia"/>
          <w:color w:val="333333"/>
          <w:sz w:val="26"/>
          <w:szCs w:val="26"/>
        </w:rPr>
        <w:lastRenderedPageBreak/>
        <w:t>있습니다. redis 컨테이너는 detached mode(백그라운드 모드)로 실행하기 위해 </w:t>
      </w:r>
      <w:r>
        <w:rPr>
          <w:rStyle w:val="HTML"/>
          <w:rFonts w:ascii="Consolas" w:hAnsi="Consolas"/>
          <w:color w:val="333333"/>
          <w:sz w:val="21"/>
          <w:szCs w:val="21"/>
          <w:bdr w:val="none" w:sz="0" w:space="0" w:color="auto" w:frame="1"/>
          <w:shd w:val="clear" w:color="auto" w:fill="EFEFEF"/>
        </w:rPr>
        <w:t>-d</w:t>
      </w:r>
      <w:r>
        <w:rPr>
          <w:rFonts w:ascii="맑은 고딕" w:eastAsia="맑은 고딕" w:hAnsi="맑은 고딕" w:hint="eastAsia"/>
          <w:color w:val="333333"/>
          <w:sz w:val="26"/>
          <w:szCs w:val="26"/>
        </w:rPr>
        <w:t> 옵션을 추가하고 </w:t>
      </w:r>
      <w:r>
        <w:rPr>
          <w:rStyle w:val="HTML"/>
          <w:rFonts w:ascii="Consolas" w:hAnsi="Consolas"/>
          <w:color w:val="333333"/>
          <w:sz w:val="21"/>
          <w:szCs w:val="21"/>
          <w:bdr w:val="none" w:sz="0" w:space="0" w:color="auto" w:frame="1"/>
          <w:shd w:val="clear" w:color="auto" w:fill="EFEFEF"/>
        </w:rPr>
        <w:t>-p</w:t>
      </w:r>
      <w:r>
        <w:rPr>
          <w:rFonts w:ascii="맑은 고딕" w:eastAsia="맑은 고딕" w:hAnsi="맑은 고딕" w:hint="eastAsia"/>
          <w:color w:val="333333"/>
          <w:sz w:val="26"/>
          <w:szCs w:val="26"/>
        </w:rPr>
        <w:t> 옵션을 추가하여 컨테이너의 포트를 호스트의 포트로 연결해보겠습니다.</w:t>
      </w:r>
    </w:p>
    <w:p w:rsidR="00CB5036" w:rsidRDefault="00CB5036" w:rsidP="001F31B4">
      <w:pPr>
        <w:pStyle w:val="a9"/>
        <w:spacing w:before="0" w:beforeAutospacing="0" w:after="0" w:afterAutospacing="0" w:line="405" w:lineRule="atLeast"/>
        <w:ind w:leftChars="283" w:left="567" w:hanging="1"/>
        <w:rPr>
          <w:rFonts w:ascii="맑은 고딕" w:eastAsia="맑은 고딕" w:hAnsi="맑은 고딕"/>
          <w:color w:val="333333"/>
          <w:spacing w:val="-8"/>
          <w:sz w:val="23"/>
          <w:szCs w:val="23"/>
        </w:rPr>
      </w:pPr>
      <w:r>
        <w:rPr>
          <w:rStyle w:val="HTML"/>
          <w:rFonts w:ascii="Consolas" w:hAnsi="Consolas"/>
          <w:color w:val="333333"/>
          <w:spacing w:val="-8"/>
          <w:sz w:val="21"/>
          <w:szCs w:val="21"/>
          <w:bdr w:val="none" w:sz="0" w:space="0" w:color="auto" w:frame="1"/>
          <w:shd w:val="clear" w:color="auto" w:fill="EFEFEF"/>
        </w:rPr>
        <w:t>-d</w:t>
      </w:r>
      <w:r>
        <w:rPr>
          <w:rFonts w:ascii="맑은 고딕" w:eastAsia="맑은 고딕" w:hAnsi="맑은 고딕" w:hint="eastAsia"/>
          <w:color w:val="333333"/>
          <w:spacing w:val="-8"/>
          <w:sz w:val="23"/>
          <w:szCs w:val="23"/>
        </w:rPr>
        <w:t>옵션이 없다면 프로세스가 foreground로 실행되어 아무키도 입력할 수 없게 됩니다. 컨테이너를 종료하려면 </w:t>
      </w:r>
      <w:r>
        <w:rPr>
          <w:rStyle w:val="HTML"/>
          <w:rFonts w:ascii="Consolas" w:hAnsi="Consolas"/>
          <w:color w:val="333333"/>
          <w:spacing w:val="-8"/>
          <w:sz w:val="21"/>
          <w:szCs w:val="21"/>
          <w:bdr w:val="none" w:sz="0" w:space="0" w:color="auto" w:frame="1"/>
          <w:shd w:val="clear" w:color="auto" w:fill="EFEFEF"/>
        </w:rPr>
        <w:t>ctrl + c</w:t>
      </w:r>
      <w:r>
        <w:rPr>
          <w:rFonts w:ascii="맑은 고딕" w:eastAsia="맑은 고딕" w:hAnsi="맑은 고딕" w:hint="eastAsia"/>
          <w:color w:val="333333"/>
          <w:spacing w:val="-8"/>
          <w:sz w:val="23"/>
          <w:szCs w:val="23"/>
        </w:rPr>
        <w:t>를 입력해 주세요.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359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rPr>
                <w:rFonts w:ascii="맑은 고딕" w:eastAsia="맑은 고딕" w:hAnsi="맑은 고딕"/>
                <w:color w:val="333333"/>
                <w:spacing w:val="-8"/>
                <w:sz w:val="23"/>
                <w:szCs w:val="23"/>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run </w:t>
            </w:r>
            <w:r>
              <w:rPr>
                <w:rStyle w:val="nt"/>
                <w:rFonts w:ascii="Consolas" w:hAnsi="Consolas"/>
                <w:color w:val="000080"/>
                <w:sz w:val="20"/>
                <w:szCs w:val="20"/>
              </w:rPr>
              <w:t>-d</w:t>
            </w:r>
            <w:r>
              <w:rPr>
                <w:rFonts w:ascii="Consolas" w:hAnsi="Consolas"/>
                <w:sz w:val="20"/>
                <w:szCs w:val="20"/>
              </w:rPr>
              <w:t xml:space="preserve"> </w:t>
            </w:r>
            <w:r>
              <w:rPr>
                <w:rStyle w:val="nt"/>
                <w:rFonts w:ascii="Consolas" w:hAnsi="Consolas"/>
                <w:color w:val="000080"/>
                <w:sz w:val="20"/>
                <w:szCs w:val="20"/>
              </w:rPr>
              <w:t>-p</w:t>
            </w:r>
            <w:r>
              <w:rPr>
                <w:rFonts w:ascii="Consolas" w:hAnsi="Consolas"/>
                <w:sz w:val="20"/>
                <w:szCs w:val="20"/>
              </w:rPr>
              <w:t xml:space="preserve"> 1234:6379 redis</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redis test</w:t>
            </w:r>
          </w:p>
          <w:p w:rsidR="00CB5036" w:rsidRDefault="00CB5036">
            <w:pPr>
              <w:pStyle w:val="HTML0"/>
              <w:shd w:val="clear" w:color="auto" w:fill="FEFEFE"/>
              <w:spacing w:line="312" w:lineRule="atLeast"/>
              <w:rPr>
                <w:rFonts w:ascii="Consolas" w:hAnsi="Consolas"/>
                <w:sz w:val="20"/>
                <w:szCs w:val="20"/>
              </w:rPr>
            </w:pPr>
            <w:r>
              <w:rPr>
                <w:rStyle w:val="nv"/>
                <w:rFonts w:ascii="Consolas" w:hAnsi="Consolas"/>
                <w:color w:val="008080"/>
                <w:sz w:val="20"/>
                <w:szCs w:val="20"/>
              </w:rPr>
              <w:t xml:space="preserve">$ </w:t>
            </w:r>
            <w:r>
              <w:rPr>
                <w:rFonts w:ascii="Consolas" w:hAnsi="Consolas"/>
                <w:sz w:val="20"/>
                <w:szCs w:val="20"/>
              </w:rPr>
              <w:t>telnet localhost 1234</w:t>
            </w:r>
          </w:p>
          <w:p w:rsidR="00CB5036" w:rsidRDefault="00CB5036">
            <w:pPr>
              <w:pStyle w:val="HTML0"/>
              <w:shd w:val="clear" w:color="auto" w:fill="FEFEFE"/>
              <w:spacing w:line="312" w:lineRule="atLeast"/>
              <w:rPr>
                <w:rFonts w:ascii="Consolas" w:hAnsi="Consolas"/>
                <w:sz w:val="20"/>
                <w:szCs w:val="20"/>
              </w:rPr>
            </w:pPr>
            <w:r>
              <w:rPr>
                <w:rStyle w:val="nb"/>
                <w:rFonts w:ascii="Consolas" w:hAnsi="Consolas"/>
                <w:color w:val="0086B3"/>
                <w:sz w:val="20"/>
                <w:szCs w:val="20"/>
              </w:rPr>
              <w:t xml:space="preserve">set </w:t>
            </w:r>
            <w:r>
              <w:rPr>
                <w:rFonts w:ascii="Consolas" w:hAnsi="Consolas"/>
                <w:sz w:val="20"/>
                <w:szCs w:val="20"/>
              </w:rPr>
              <w:t>mykey hello</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+OK</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get mykey</w:t>
            </w:r>
          </w:p>
          <w:p w:rsidR="00CB5036" w:rsidRDefault="00CB5036">
            <w:pPr>
              <w:pStyle w:val="HTML0"/>
              <w:shd w:val="clear" w:color="auto" w:fill="FEFEFE"/>
              <w:spacing w:line="312" w:lineRule="atLeast"/>
              <w:rPr>
                <w:rFonts w:ascii="Consolas" w:hAnsi="Consolas"/>
                <w:sz w:val="20"/>
                <w:szCs w:val="20"/>
              </w:rPr>
            </w:pPr>
            <w:r>
              <w:rPr>
                <w:rStyle w:val="nv"/>
                <w:rFonts w:ascii="Consolas" w:hAnsi="Consolas"/>
                <w:color w:val="008080"/>
                <w:sz w:val="20"/>
                <w:szCs w:val="20"/>
              </w:rPr>
              <w:t>$5</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hello</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-d</w:t>
      </w:r>
      <w:r>
        <w:rPr>
          <w:rFonts w:ascii="맑은 고딕" w:eastAsia="맑은 고딕" w:hAnsi="맑은 고딕" w:hint="eastAsia"/>
          <w:color w:val="333333"/>
          <w:sz w:val="26"/>
          <w:szCs w:val="26"/>
        </w:rPr>
        <w:t> 옵션을 주었기 때문에 컨테이너를 실행하자마자 컨테이너의 ID(</w:t>
      </w:r>
      <w:proofErr w:type="gramStart"/>
      <w:r>
        <w:rPr>
          <w:rFonts w:ascii="맑은 고딕" w:eastAsia="맑은 고딕" w:hAnsi="맑은 고딕" w:hint="eastAsia"/>
          <w:color w:val="333333"/>
          <w:sz w:val="26"/>
          <w:szCs w:val="26"/>
        </w:rPr>
        <w:t>5dff91d2…</w:t>
      </w:r>
      <w:proofErr w:type="gramEnd"/>
      <w:r>
        <w:rPr>
          <w:rFonts w:ascii="맑은 고딕" w:eastAsia="맑은 고딕" w:hAnsi="맑은 고딕" w:hint="eastAsia"/>
          <w:color w:val="333333"/>
          <w:sz w:val="26"/>
          <w:szCs w:val="26"/>
        </w:rPr>
        <w:t>)를 보여주고 바로 쉘로 돌아왔습니다. 컨테이너는 종료된 것이 아니라 백그라운드 모드로 동작하고 있고 컨테이너 ID를 이용하여 컨테이너를 제어할 수 있습니다. </w:t>
      </w:r>
      <w:r>
        <w:rPr>
          <w:rStyle w:val="HTML"/>
          <w:rFonts w:ascii="Consolas" w:hAnsi="Consolas"/>
          <w:color w:val="333333"/>
          <w:sz w:val="21"/>
          <w:szCs w:val="21"/>
          <w:bdr w:val="none" w:sz="0" w:space="0" w:color="auto" w:frame="1"/>
          <w:shd w:val="clear" w:color="auto" w:fill="EFEFEF"/>
        </w:rPr>
        <w:t>-p</w:t>
      </w:r>
      <w:r>
        <w:rPr>
          <w:rFonts w:ascii="맑은 고딕" w:eastAsia="맑은 고딕" w:hAnsi="맑은 고딕" w:hint="eastAsia"/>
          <w:color w:val="333333"/>
          <w:sz w:val="26"/>
          <w:szCs w:val="26"/>
        </w:rPr>
        <w:t> 옵션을 이용하여 호스트의 </w:t>
      </w:r>
      <w:r>
        <w:rPr>
          <w:rStyle w:val="HTML"/>
          <w:rFonts w:ascii="Consolas" w:hAnsi="Consolas"/>
          <w:color w:val="333333"/>
          <w:sz w:val="21"/>
          <w:szCs w:val="21"/>
          <w:bdr w:val="none" w:sz="0" w:space="0" w:color="auto" w:frame="1"/>
          <w:shd w:val="clear" w:color="auto" w:fill="EFEFEF"/>
        </w:rPr>
        <w:t>1234</w:t>
      </w:r>
      <w:r>
        <w:rPr>
          <w:rStyle w:val="HTML"/>
          <w:rFonts w:ascii="Consolas" w:hAnsi="Consolas"/>
          <w:color w:val="333333"/>
          <w:sz w:val="21"/>
          <w:szCs w:val="21"/>
          <w:bdr w:val="none" w:sz="0" w:space="0" w:color="auto" w:frame="1"/>
          <w:shd w:val="clear" w:color="auto" w:fill="EFEFEF"/>
        </w:rPr>
        <w:t>포트</w:t>
      </w:r>
      <w:r>
        <w:rPr>
          <w:rFonts w:ascii="맑은 고딕" w:eastAsia="맑은 고딕" w:hAnsi="맑은 고딕" w:hint="eastAsia"/>
          <w:color w:val="333333"/>
          <w:sz w:val="26"/>
          <w:szCs w:val="26"/>
        </w:rPr>
        <w:t>를 컨테이너의 </w:t>
      </w:r>
      <w:r>
        <w:rPr>
          <w:rStyle w:val="HTML"/>
          <w:rFonts w:ascii="Consolas" w:hAnsi="Consolas"/>
          <w:color w:val="333333"/>
          <w:sz w:val="21"/>
          <w:szCs w:val="21"/>
          <w:bdr w:val="none" w:sz="0" w:space="0" w:color="auto" w:frame="1"/>
          <w:shd w:val="clear" w:color="auto" w:fill="EFEFEF"/>
        </w:rPr>
        <w:t>6379</w:t>
      </w:r>
      <w:r>
        <w:rPr>
          <w:rStyle w:val="HTML"/>
          <w:rFonts w:ascii="Consolas" w:hAnsi="Consolas"/>
          <w:color w:val="333333"/>
          <w:sz w:val="21"/>
          <w:szCs w:val="21"/>
          <w:bdr w:val="none" w:sz="0" w:space="0" w:color="auto" w:frame="1"/>
          <w:shd w:val="clear" w:color="auto" w:fill="EFEFEF"/>
        </w:rPr>
        <w:t>포트</w:t>
      </w:r>
      <w:r>
        <w:rPr>
          <w:rFonts w:ascii="맑은 고딕" w:eastAsia="맑은 고딕" w:hAnsi="맑은 고딕" w:hint="eastAsia"/>
          <w:color w:val="333333"/>
          <w:sz w:val="26"/>
          <w:szCs w:val="26"/>
        </w:rPr>
        <w:t>로 연결하였고 localhost의 1234포트로 접속하면 하면 redis를 사용할 수 있습니다.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테스트 결과 redis에 접속하여 새로운 키를 저장하고 불러오는데 성공했습니다. 실행이 간단한건 물론이고 호스트의 포트만 다르게 하면 하나의 서버에 여러개의 redis 서버를 띄우는 것도 매우 간단합니다.</w:t>
      </w:r>
    </w:p>
    <w:p w:rsidR="00762F9A" w:rsidRDefault="00762F9A" w:rsidP="00CB5036">
      <w:pPr>
        <w:pStyle w:val="3"/>
        <w:spacing w:before="0" w:beforeAutospacing="0" w:after="150" w:afterAutospacing="0"/>
        <w:rPr>
          <w:rFonts w:ascii="맑은 고딕" w:eastAsia="맑은 고딕" w:hAnsi="맑은 고딕"/>
          <w:b w:val="0"/>
          <w:bCs w:val="0"/>
          <w:color w:val="333333"/>
          <w:spacing w:val="-5"/>
          <w:sz w:val="29"/>
          <w:szCs w:val="29"/>
        </w:rPr>
      </w:pP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MySQL 5.7 container</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3번째 실행할 컨테이너는 </w:t>
      </w:r>
      <w:r>
        <w:rPr>
          <w:rStyle w:val="HTML"/>
          <w:rFonts w:ascii="Consolas" w:hAnsi="Consolas"/>
          <w:color w:val="333333"/>
          <w:sz w:val="21"/>
          <w:szCs w:val="21"/>
          <w:bdr w:val="none" w:sz="0" w:space="0" w:color="auto" w:frame="1"/>
          <w:shd w:val="clear" w:color="auto" w:fill="EFEFEF"/>
        </w:rPr>
        <w:t xml:space="preserve">MySQL </w:t>
      </w:r>
      <w:r>
        <w:rPr>
          <w:rStyle w:val="HTML"/>
          <w:rFonts w:ascii="Consolas" w:hAnsi="Consolas"/>
          <w:color w:val="333333"/>
          <w:sz w:val="21"/>
          <w:szCs w:val="21"/>
          <w:bdr w:val="none" w:sz="0" w:space="0" w:color="auto" w:frame="1"/>
          <w:shd w:val="clear" w:color="auto" w:fill="EFEFEF"/>
        </w:rPr>
        <w:t>서버</w:t>
      </w:r>
      <w:r>
        <w:rPr>
          <w:rFonts w:ascii="맑은 고딕" w:eastAsia="맑은 고딕" w:hAnsi="맑은 고딕" w:hint="eastAsia"/>
          <w:color w:val="333333"/>
          <w:sz w:val="26"/>
          <w:szCs w:val="26"/>
        </w:rPr>
        <w:t>입니다. 가장 흔하게 사용하는 데이터베이스인데 이번에는 </w:t>
      </w:r>
      <w:r>
        <w:rPr>
          <w:rStyle w:val="HTML"/>
          <w:rFonts w:ascii="Consolas" w:hAnsi="Consolas"/>
          <w:color w:val="333333"/>
          <w:sz w:val="21"/>
          <w:szCs w:val="21"/>
          <w:bdr w:val="none" w:sz="0" w:space="0" w:color="auto" w:frame="1"/>
          <w:shd w:val="clear" w:color="auto" w:fill="EFEFEF"/>
        </w:rPr>
        <w:t>-e</w:t>
      </w:r>
      <w:r>
        <w:rPr>
          <w:rFonts w:ascii="맑은 고딕" w:eastAsia="맑은 고딕" w:hAnsi="맑은 고딕" w:hint="eastAsia"/>
          <w:color w:val="333333"/>
          <w:sz w:val="26"/>
          <w:szCs w:val="26"/>
        </w:rPr>
        <w:t> 옵션을 이용하여 환경변수를 설정하고 </w:t>
      </w:r>
      <w:r>
        <w:rPr>
          <w:rStyle w:val="HTML"/>
          <w:rFonts w:ascii="Consolas" w:hAnsi="Consolas"/>
          <w:color w:val="333333"/>
          <w:sz w:val="21"/>
          <w:szCs w:val="21"/>
          <w:bdr w:val="none" w:sz="0" w:space="0" w:color="auto" w:frame="1"/>
          <w:shd w:val="clear" w:color="auto" w:fill="EFEFEF"/>
        </w:rPr>
        <w:t>--name</w:t>
      </w:r>
      <w:r>
        <w:rPr>
          <w:rFonts w:ascii="맑은 고딕" w:eastAsia="맑은 고딕" w:hAnsi="맑은 고딕" w:hint="eastAsia"/>
          <w:color w:val="333333"/>
          <w:sz w:val="26"/>
          <w:szCs w:val="26"/>
        </w:rPr>
        <w:t> 옵션을 이용하여 컨테이너에 읽기 어려운 ID 대신 쉬운 이름을 부여할 예정입니다.</w:t>
      </w:r>
    </w:p>
    <w:p w:rsidR="00CB5036" w:rsidRDefault="00CB5036" w:rsidP="001F31B4">
      <w:pPr>
        <w:pStyle w:val="a9"/>
        <w:spacing w:before="0" w:beforeAutospacing="0" w:after="0" w:afterAutospacing="0" w:line="405" w:lineRule="atLeast"/>
        <w:ind w:leftChars="213" w:left="426"/>
        <w:rPr>
          <w:rFonts w:ascii="맑은 고딕" w:eastAsia="맑은 고딕" w:hAnsi="맑은 고딕"/>
          <w:color w:val="333333"/>
          <w:spacing w:val="-8"/>
          <w:sz w:val="23"/>
          <w:szCs w:val="23"/>
        </w:rPr>
      </w:pPr>
      <w:r>
        <w:rPr>
          <w:rStyle w:val="HTML"/>
          <w:rFonts w:ascii="Consolas" w:hAnsi="Consolas"/>
          <w:color w:val="333333"/>
          <w:spacing w:val="-8"/>
          <w:sz w:val="21"/>
          <w:szCs w:val="21"/>
          <w:bdr w:val="none" w:sz="0" w:space="0" w:color="auto" w:frame="1"/>
          <w:shd w:val="clear" w:color="auto" w:fill="EFEFEF"/>
        </w:rPr>
        <w:lastRenderedPageBreak/>
        <w:t>--name</w:t>
      </w:r>
      <w:r>
        <w:rPr>
          <w:rFonts w:ascii="맑은 고딕" w:eastAsia="맑은 고딕" w:hAnsi="맑은 고딕" w:hint="eastAsia"/>
          <w:color w:val="333333"/>
          <w:spacing w:val="-8"/>
          <w:sz w:val="23"/>
          <w:szCs w:val="23"/>
        </w:rPr>
        <w:t>옵션을 생략하면 도커가 자동으로 이름을 지어 줍니다. 이름은 유명한 과학자나 해커의 이름과 수식어를 조합하여 랜덤으로 </w:t>
      </w:r>
      <w:hyperlink r:id="rId54" w:history="1">
        <w:r>
          <w:rPr>
            <w:rStyle w:val="a8"/>
            <w:rFonts w:ascii="맑은 고딕" w:eastAsia="맑은 고딕" w:hAnsi="맑은 고딕" w:hint="eastAsia"/>
            <w:color w:val="DB4D5E"/>
            <w:spacing w:val="-8"/>
            <w:sz w:val="23"/>
            <w:szCs w:val="23"/>
          </w:rPr>
          <w:t>생성</w:t>
        </w:r>
      </w:hyperlink>
      <w:r>
        <w:rPr>
          <w:rFonts w:ascii="맑은 고딕" w:eastAsia="맑은 고딕" w:hAnsi="맑은 고딕" w:hint="eastAsia"/>
          <w:color w:val="333333"/>
          <w:spacing w:val="-8"/>
          <w:sz w:val="23"/>
          <w:szCs w:val="23"/>
        </w:rPr>
        <w:t>합니다. (ex - boring_wozniak) 우리나라 과학자 </w:t>
      </w:r>
      <w:hyperlink r:id="rId55" w:history="1">
        <w:r>
          <w:rPr>
            <w:rStyle w:val="a8"/>
            <w:rFonts w:ascii="맑은 고딕" w:eastAsia="맑은 고딕" w:hAnsi="맑은 고딕" w:hint="eastAsia"/>
            <w:color w:val="DB4D5E"/>
            <w:spacing w:val="-8"/>
            <w:sz w:val="23"/>
            <w:szCs w:val="23"/>
          </w:rPr>
          <w:t>장영실</w:t>
        </w:r>
      </w:hyperlink>
      <w:r>
        <w:rPr>
          <w:rFonts w:ascii="맑은 고딕" w:eastAsia="맑은 고딕" w:hAnsi="맑은 고딕" w:hint="eastAsia"/>
          <w:color w:val="333333"/>
          <w:spacing w:val="-8"/>
          <w:sz w:val="23"/>
          <w:szCs w:val="23"/>
        </w:rPr>
        <w:t>도 등록되어 있습니다.</w:t>
      </w:r>
    </w:p>
    <w:p w:rsidR="001F31B4" w:rsidRDefault="001F31B4" w:rsidP="001F31B4">
      <w:pPr>
        <w:pStyle w:val="a9"/>
        <w:spacing w:before="0" w:beforeAutospacing="0" w:after="0" w:afterAutospacing="0" w:line="405" w:lineRule="atLeast"/>
        <w:ind w:leftChars="213" w:left="426"/>
        <w:rPr>
          <w:rFonts w:ascii="맑은 고딕" w:eastAsia="맑은 고딕" w:hAnsi="맑은 고딕"/>
          <w:color w:val="333333"/>
          <w:spacing w:val="-8"/>
          <w:sz w:val="23"/>
          <w:szCs w:val="23"/>
        </w:rPr>
      </w:pPr>
    </w:p>
    <w:p w:rsidR="00CB5036" w:rsidRDefault="00A30729" w:rsidP="00CB5036">
      <w:pPr>
        <w:pStyle w:val="a9"/>
        <w:spacing w:before="0" w:beforeAutospacing="0" w:after="0" w:afterAutospacing="0" w:line="405" w:lineRule="atLeast"/>
        <w:rPr>
          <w:rFonts w:ascii="맑은 고딕" w:eastAsia="맑은 고딕" w:hAnsi="맑은 고딕"/>
          <w:color w:val="333333"/>
          <w:sz w:val="26"/>
          <w:szCs w:val="26"/>
        </w:rPr>
      </w:pPr>
      <w:hyperlink r:id="rId56" w:history="1">
        <w:r w:rsidR="00CB5036">
          <w:rPr>
            <w:rStyle w:val="a8"/>
            <w:rFonts w:ascii="맑은 고딕" w:eastAsia="맑은 고딕" w:hAnsi="맑은 고딕" w:hint="eastAsia"/>
            <w:color w:val="DB4D5E"/>
            <w:sz w:val="26"/>
            <w:szCs w:val="26"/>
          </w:rPr>
          <w:t>MySQL Docker hub</w:t>
        </w:r>
      </w:hyperlink>
      <w:r w:rsidR="00CB5036">
        <w:rPr>
          <w:rFonts w:ascii="맑은 고딕" w:eastAsia="맑은 고딕" w:hAnsi="맑은 고딕" w:hint="eastAsia"/>
          <w:color w:val="333333"/>
          <w:sz w:val="26"/>
          <w:szCs w:val="26"/>
        </w:rPr>
        <w:t> 페이지에 접속하면 간단한 사용법과 환경변수에 대한 설명이 있습니다. 여러가지 설정값이 있는데 패스워드 없이 root계정을 만들기 위해 </w:t>
      </w:r>
      <w:r w:rsidR="00CB5036">
        <w:rPr>
          <w:rStyle w:val="HTML"/>
          <w:rFonts w:ascii="Consolas" w:hAnsi="Consolas"/>
          <w:color w:val="333333"/>
          <w:sz w:val="21"/>
          <w:szCs w:val="21"/>
          <w:bdr w:val="none" w:sz="0" w:space="0" w:color="auto" w:frame="1"/>
          <w:shd w:val="clear" w:color="auto" w:fill="EFEFEF"/>
        </w:rPr>
        <w:t>MYSQL_ALLOW_EMPTY_PASSWORD</w:t>
      </w:r>
      <w:r w:rsidR="00CB5036">
        <w:rPr>
          <w:rFonts w:ascii="맑은 고딕" w:eastAsia="맑은 고딕" w:hAnsi="맑은 고딕" w:hint="eastAsia"/>
          <w:color w:val="333333"/>
          <w:sz w:val="26"/>
          <w:szCs w:val="26"/>
        </w:rPr>
        <w:t> 환경변수를 설정합니다. 그리고 컨테이너의 이름은 </w:t>
      </w:r>
      <w:r w:rsidR="00CB5036">
        <w:rPr>
          <w:rStyle w:val="HTML"/>
          <w:rFonts w:ascii="Consolas" w:hAnsi="Consolas"/>
          <w:color w:val="333333"/>
          <w:sz w:val="21"/>
          <w:szCs w:val="21"/>
          <w:bdr w:val="none" w:sz="0" w:space="0" w:color="auto" w:frame="1"/>
          <w:shd w:val="clear" w:color="auto" w:fill="EFEFEF"/>
        </w:rPr>
        <w:t>mysql</w:t>
      </w:r>
      <w:r w:rsidR="00CB5036">
        <w:rPr>
          <w:rFonts w:ascii="맑은 고딕" w:eastAsia="맑은 고딕" w:hAnsi="맑은 고딕" w:hint="eastAsia"/>
          <w:color w:val="333333"/>
          <w:sz w:val="26"/>
          <w:szCs w:val="26"/>
        </w:rPr>
        <w:t>로 할당하고 백그라운드 모드로 띄우기 위해 </w:t>
      </w:r>
      <w:r w:rsidR="00CB5036">
        <w:rPr>
          <w:rStyle w:val="HTML"/>
          <w:rFonts w:ascii="Consolas" w:hAnsi="Consolas"/>
          <w:color w:val="333333"/>
          <w:sz w:val="21"/>
          <w:szCs w:val="21"/>
          <w:bdr w:val="none" w:sz="0" w:space="0" w:color="auto" w:frame="1"/>
          <w:shd w:val="clear" w:color="auto" w:fill="EFEFEF"/>
        </w:rPr>
        <w:t>-d</w:t>
      </w:r>
      <w:r w:rsidR="00CB5036">
        <w:rPr>
          <w:rFonts w:ascii="맑은 고딕" w:eastAsia="맑은 고딕" w:hAnsi="맑은 고딕" w:hint="eastAsia"/>
          <w:color w:val="333333"/>
          <w:sz w:val="26"/>
          <w:szCs w:val="26"/>
        </w:rPr>
        <w:t> 옵션을 줍니다. 포트는 </w:t>
      </w:r>
      <w:r w:rsidR="00CB5036">
        <w:rPr>
          <w:rStyle w:val="HTML"/>
          <w:rFonts w:ascii="Consolas" w:hAnsi="Consolas"/>
          <w:color w:val="333333"/>
          <w:sz w:val="21"/>
          <w:szCs w:val="21"/>
          <w:bdr w:val="none" w:sz="0" w:space="0" w:color="auto" w:frame="1"/>
          <w:shd w:val="clear" w:color="auto" w:fill="EFEFEF"/>
        </w:rPr>
        <w:t>3306</w:t>
      </w:r>
      <w:r w:rsidR="00CB5036">
        <w:rPr>
          <w:rStyle w:val="HTML"/>
          <w:rFonts w:ascii="Consolas" w:hAnsi="Consolas"/>
          <w:color w:val="333333"/>
          <w:sz w:val="21"/>
          <w:szCs w:val="21"/>
          <w:bdr w:val="none" w:sz="0" w:space="0" w:color="auto" w:frame="1"/>
          <w:shd w:val="clear" w:color="auto" w:fill="EFEFEF"/>
        </w:rPr>
        <w:t>포트</w:t>
      </w:r>
      <w:r w:rsidR="00CB5036">
        <w:rPr>
          <w:rFonts w:ascii="맑은 고딕" w:eastAsia="맑은 고딕" w:hAnsi="맑은 고딕" w:hint="eastAsia"/>
          <w:color w:val="333333"/>
          <w:sz w:val="26"/>
          <w:szCs w:val="26"/>
        </w:rPr>
        <w:t>를 호스트에서 그대로 사용하겠습니다.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423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20</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run </w:t>
            </w:r>
            <w:r>
              <w:rPr>
                <w:rStyle w:val="nt"/>
                <w:rFonts w:ascii="Consolas" w:hAnsi="Consolas"/>
                <w:color w:val="000080"/>
                <w:sz w:val="20"/>
                <w:szCs w:val="20"/>
              </w:rPr>
              <w:t>-d</w:t>
            </w:r>
            <w:r>
              <w:rPr>
                <w:rFonts w:ascii="Consolas" w:hAnsi="Consolas"/>
                <w:sz w:val="20"/>
                <w:szCs w:val="20"/>
              </w:rPr>
              <w:t xml:space="preserve"> </w:t>
            </w:r>
            <w:r>
              <w:rPr>
                <w:rStyle w:val="nt"/>
                <w:rFonts w:ascii="Consolas" w:hAnsi="Consolas"/>
                <w:color w:val="000080"/>
                <w:sz w:val="20"/>
                <w:szCs w:val="20"/>
              </w:rPr>
              <w:t>-p</w:t>
            </w:r>
            <w:r>
              <w:rPr>
                <w:rFonts w:ascii="Consolas" w:hAnsi="Consolas"/>
                <w:sz w:val="20"/>
                <w:szCs w:val="20"/>
              </w:rPr>
              <w:t xml:space="preserve"> 3306:3306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-e</w:t>
            </w:r>
            <w:r>
              <w:rPr>
                <w:rFonts w:ascii="Consolas" w:hAnsi="Consolas"/>
                <w:sz w:val="20"/>
                <w:szCs w:val="20"/>
              </w:rPr>
              <w:t xml:space="preserve"> </w:t>
            </w:r>
            <w:r>
              <w:rPr>
                <w:rStyle w:val="nv"/>
                <w:rFonts w:ascii="Consolas" w:hAnsi="Consolas"/>
                <w:color w:val="008080"/>
                <w:sz w:val="20"/>
                <w:szCs w:val="20"/>
              </w:rPr>
              <w:t>MYSQL_ALLOW_EMPTY_PASSWORD</w:t>
            </w:r>
            <w:r>
              <w:rPr>
                <w:rStyle w:val="o"/>
                <w:rFonts w:ascii="Consolas" w:hAnsi="Consolas"/>
                <w:b/>
                <w:bCs/>
                <w:sz w:val="20"/>
                <w:szCs w:val="20"/>
              </w:rPr>
              <w:t>=</w:t>
            </w:r>
            <w:r>
              <w:rPr>
                <w:rStyle w:val="nb"/>
                <w:rFonts w:ascii="Consolas" w:hAnsi="Consolas"/>
                <w:color w:val="0086B3"/>
                <w:sz w:val="20"/>
                <w:szCs w:val="20"/>
              </w:rPr>
              <w:t>true</w:t>
            </w:r>
            <w:r>
              <w:rPr>
                <w:rFonts w:ascii="Consolas" w:hAnsi="Consolas"/>
                <w:sz w:val="20"/>
                <w:szCs w:val="20"/>
              </w:rPr>
              <w:t xml:space="preserve">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--name</w:t>
            </w:r>
            <w:r>
              <w:rPr>
                <w:rFonts w:ascii="Consolas" w:hAnsi="Consolas"/>
                <w:sz w:val="20"/>
                <w:szCs w:val="20"/>
              </w:rPr>
              <w:t xml:space="preserve"> mysql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mysql:5.7</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MySQL test</w:t>
            </w:r>
          </w:p>
          <w:p w:rsidR="00CB5036" w:rsidRDefault="00CB5036">
            <w:pPr>
              <w:pStyle w:val="HTML0"/>
              <w:shd w:val="clear" w:color="auto" w:fill="FEFEFE"/>
              <w:spacing w:line="312" w:lineRule="atLeast"/>
              <w:rPr>
                <w:rFonts w:ascii="Consolas" w:hAnsi="Consolas"/>
                <w:sz w:val="20"/>
                <w:szCs w:val="20"/>
              </w:rPr>
            </w:pPr>
            <w:r>
              <w:rPr>
                <w:rStyle w:val="nv"/>
                <w:rFonts w:ascii="Consolas" w:hAnsi="Consolas"/>
                <w:color w:val="008080"/>
                <w:sz w:val="20"/>
                <w:szCs w:val="20"/>
              </w:rPr>
              <w:t xml:space="preserve">$ </w:t>
            </w:r>
            <w:r>
              <w:rPr>
                <w:rFonts w:ascii="Consolas" w:hAnsi="Consolas"/>
                <w:sz w:val="20"/>
                <w:szCs w:val="20"/>
              </w:rPr>
              <w:t xml:space="preserve">mysql </w:t>
            </w:r>
            <w:r>
              <w:rPr>
                <w:rStyle w:val="nt"/>
                <w:rFonts w:ascii="Consolas" w:hAnsi="Consolas"/>
                <w:color w:val="000080"/>
                <w:sz w:val="20"/>
                <w:szCs w:val="20"/>
              </w:rPr>
              <w:t>-h127</w:t>
            </w:r>
            <w:r>
              <w:rPr>
                <w:rFonts w:ascii="Consolas" w:hAnsi="Consolas"/>
                <w:sz w:val="20"/>
                <w:szCs w:val="20"/>
              </w:rPr>
              <w:t xml:space="preserve">.0.0.1 </w:t>
            </w:r>
            <w:r>
              <w:rPr>
                <w:rStyle w:val="nt"/>
                <w:rFonts w:ascii="Consolas" w:hAnsi="Consolas"/>
                <w:color w:val="000080"/>
                <w:sz w:val="20"/>
                <w:szCs w:val="20"/>
              </w:rPr>
              <w:t>-uroot</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mysql&gt; show databases</w:t>
            </w:r>
            <w:r>
              <w:rPr>
                <w:rStyle w:val="p"/>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Database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information_schema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mysql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performance_schema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sys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4 rows </w:t>
            </w:r>
            <w:r>
              <w:rPr>
                <w:rStyle w:val="k"/>
                <w:rFonts w:ascii="Consolas" w:hAnsi="Consolas"/>
                <w:b/>
                <w:bCs/>
                <w:sz w:val="20"/>
                <w:szCs w:val="20"/>
              </w:rPr>
              <w:t xml:space="preserve">in </w:t>
            </w:r>
            <w:r>
              <w:rPr>
                <w:rStyle w:val="nb"/>
                <w:rFonts w:ascii="Consolas" w:hAnsi="Consolas"/>
                <w:color w:val="0086B3"/>
                <w:sz w:val="20"/>
                <w:szCs w:val="20"/>
              </w:rPr>
              <w:t>set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0.00 sec</w:t>
            </w:r>
            <w:r>
              <w:rPr>
                <w:rStyle w:val="o"/>
                <w:rFonts w:ascii="Consolas" w:hAnsi="Consolas"/>
                <w:b/>
                <w:bCs/>
                <w:sz w:val="20"/>
                <w:szCs w:val="20"/>
              </w:rPr>
              <w:t>)</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mysql&gt; quit</w:t>
            </w:r>
          </w:p>
          <w:p w:rsidR="00CB5036" w:rsidRDefault="00CB5036">
            <w:pPr>
              <w:rPr>
                <w:rFonts w:ascii="Times New Roman" w:eastAsia="Times New Roman" w:hAnsi="Times New Roman" w:cs="Times New Roman"/>
                <w:szCs w:val="20"/>
              </w:rPr>
            </w:pPr>
          </w:p>
        </w:tc>
      </w:tr>
    </w:tbl>
    <w:p w:rsidR="00CB5036" w:rsidRDefault="00243F40"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바로</w:t>
      </w:r>
      <w:r w:rsidR="00CB5036">
        <w:rPr>
          <w:rFonts w:ascii="맑은 고딕" w:eastAsia="맑은 고딕" w:hAnsi="맑은 고딕" w:hint="eastAsia"/>
          <w:color w:val="333333"/>
          <w:sz w:val="26"/>
          <w:szCs w:val="26"/>
        </w:rPr>
        <w:t xml:space="preserve"> MySQL서버가 실행되었습니다. 이번 테스트는 호스트 OS에 MySQL 클라이언트가 설치되어 있어야 합니다. 추후에 실행중인 MySQL 도커 컨테이너에 접속하여 클라이언트를 실행해 보도록 하겠습니다.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 xml:space="preserve">처음 접속 시도시 에러가 난 화면은 MySQL 서버가 최초로 실행되면서 준비작업을 하기 때문에 발생하는 에러입니다. 컨테이너를 실행하면 </w:t>
      </w:r>
      <w:r>
        <w:rPr>
          <w:rFonts w:ascii="맑은 고딕" w:eastAsia="맑은 고딕" w:hAnsi="맑은 고딕" w:hint="eastAsia"/>
          <w:color w:val="333333"/>
          <w:sz w:val="26"/>
          <w:szCs w:val="26"/>
        </w:rPr>
        <w:lastRenderedPageBreak/>
        <w:t>백그라운드에서 MySQL 서버를 띄우는 시간이 필요하기 때문에 잠시 후에 다시 시도 했을 때 정상적으로 접속된 걸 확인할 수 있습니다.</w:t>
      </w:r>
    </w:p>
    <w:p w:rsidR="00243F40" w:rsidRDefault="00243F40" w:rsidP="00CB5036">
      <w:pPr>
        <w:pStyle w:val="3"/>
        <w:spacing w:before="0" w:beforeAutospacing="0" w:after="150" w:afterAutospacing="0"/>
        <w:rPr>
          <w:rFonts w:ascii="맑은 고딕" w:eastAsia="맑은 고딕" w:hAnsi="맑은 고딕"/>
          <w:b w:val="0"/>
          <w:bCs w:val="0"/>
          <w:color w:val="333333"/>
          <w:spacing w:val="-5"/>
          <w:sz w:val="29"/>
          <w:szCs w:val="29"/>
        </w:rPr>
      </w:pP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WordPress container</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이번에는 블로그</w:t>
      </w:r>
      <w:r w:rsidR="00243F40">
        <w:rPr>
          <w:rFonts w:ascii="맑은 고딕" w:eastAsia="맑은 고딕" w:hAnsi="맑은 고딕" w:hint="eastAsia"/>
          <w:color w:val="333333"/>
          <w:sz w:val="26"/>
          <w:szCs w:val="26"/>
        </w:rPr>
        <w:t xml:space="preserve"> </w:t>
      </w:r>
      <w:r>
        <w:rPr>
          <w:rFonts w:ascii="맑은 고딕" w:eastAsia="맑은 고딕" w:hAnsi="맑은 고딕" w:hint="eastAsia"/>
          <w:color w:val="333333"/>
          <w:sz w:val="26"/>
          <w:szCs w:val="26"/>
        </w:rPr>
        <w:t>엔진으로 유명한 </w:t>
      </w:r>
      <w:hyperlink r:id="rId57" w:history="1">
        <w:r>
          <w:rPr>
            <w:rStyle w:val="a8"/>
            <w:rFonts w:ascii="맑은 고딕" w:eastAsia="맑은 고딕" w:hAnsi="맑은 고딕" w:hint="eastAsia"/>
            <w:color w:val="DB4D5E"/>
            <w:sz w:val="26"/>
            <w:szCs w:val="26"/>
          </w:rPr>
          <w:t>워드프레스</w:t>
        </w:r>
      </w:hyperlink>
      <w:r>
        <w:rPr>
          <w:rFonts w:ascii="맑은 고딕" w:eastAsia="맑은 고딕" w:hAnsi="맑은 고딕" w:hint="eastAsia"/>
          <w:color w:val="333333"/>
          <w:sz w:val="26"/>
          <w:szCs w:val="26"/>
        </w:rPr>
        <w:t xml:space="preserve">를 실행합니다. 워드프레스는 데이터베이스가 필요하기 때문에 조금 복잡한 형태를 </w:t>
      </w:r>
      <w:proofErr w:type="gramStart"/>
      <w:r>
        <w:rPr>
          <w:rFonts w:ascii="맑은 고딕" w:eastAsia="맑은 고딕" w:hAnsi="맑은 고딕" w:hint="eastAsia"/>
          <w:color w:val="333333"/>
          <w:sz w:val="26"/>
          <w:szCs w:val="26"/>
        </w:rPr>
        <w:t>띄지만</w:t>
      </w:r>
      <w:proofErr w:type="gramEnd"/>
      <w:r>
        <w:rPr>
          <w:rFonts w:ascii="맑은 고딕" w:eastAsia="맑은 고딕" w:hAnsi="맑은 고딕" w:hint="eastAsia"/>
          <w:color w:val="333333"/>
          <w:sz w:val="26"/>
          <w:szCs w:val="26"/>
        </w:rPr>
        <w:t xml:space="preserve"> 크게 어렵지 않습니다. 바로 전에 생성했던 MySQL 컨테이너에 워드프레스 데이터베이스를 만들고 WordPress 컨테이너를 실행할 때 </w:t>
      </w:r>
      <w:r>
        <w:rPr>
          <w:rStyle w:val="HTML"/>
          <w:rFonts w:ascii="Consolas" w:hAnsi="Consolas"/>
          <w:color w:val="333333"/>
          <w:sz w:val="21"/>
          <w:szCs w:val="21"/>
          <w:bdr w:val="none" w:sz="0" w:space="0" w:color="auto" w:frame="1"/>
          <w:shd w:val="clear" w:color="auto" w:fill="EFEFEF"/>
        </w:rPr>
        <w:t>--link</w:t>
      </w:r>
      <w:r>
        <w:rPr>
          <w:rFonts w:ascii="맑은 고딕" w:eastAsia="맑은 고딕" w:hAnsi="맑은 고딕" w:hint="eastAsia"/>
          <w:color w:val="333333"/>
          <w:sz w:val="26"/>
          <w:szCs w:val="26"/>
        </w:rPr>
        <w:t> 옵션을 이용하여 MySQL 컨테이너를 연결하겠습니다.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--link</w:t>
      </w:r>
      <w:r>
        <w:rPr>
          <w:rFonts w:ascii="맑은 고딕" w:eastAsia="맑은 고딕" w:hAnsi="맑은 고딕" w:hint="eastAsia"/>
          <w:color w:val="333333"/>
          <w:sz w:val="26"/>
          <w:szCs w:val="26"/>
        </w:rPr>
        <w:t> 옵션은 환경변수와 IP정보를 공유하는데 링크한 컨테이너의 IP정보를 </w:t>
      </w:r>
      <w:r>
        <w:rPr>
          <w:rStyle w:val="HTML"/>
          <w:rFonts w:ascii="Consolas" w:hAnsi="Consolas"/>
          <w:color w:val="333333"/>
          <w:sz w:val="21"/>
          <w:szCs w:val="21"/>
          <w:bdr w:val="none" w:sz="0" w:space="0" w:color="auto" w:frame="1"/>
          <w:shd w:val="clear" w:color="auto" w:fill="EFEFEF"/>
        </w:rPr>
        <w:t>/etc/hosts</w:t>
      </w:r>
      <w:r>
        <w:rPr>
          <w:rFonts w:ascii="맑은 고딕" w:eastAsia="맑은 고딕" w:hAnsi="맑은 고딕" w:hint="eastAsia"/>
          <w:color w:val="333333"/>
          <w:sz w:val="26"/>
          <w:szCs w:val="26"/>
        </w:rPr>
        <w:t>에 자동으로 입력하므로 워드프레스 컨테이너가 MySQL 데이터베이스의 정보를 알 수 있게 됩니다.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먼저, 워드프레스용 데이터베이스를 생성하고 워드프레스 컨테이너를 실행합니다. 호스트의 </w:t>
      </w:r>
      <w:r>
        <w:rPr>
          <w:rStyle w:val="HTML"/>
          <w:rFonts w:ascii="Consolas" w:hAnsi="Consolas"/>
          <w:color w:val="333333"/>
          <w:sz w:val="21"/>
          <w:szCs w:val="21"/>
          <w:bdr w:val="none" w:sz="0" w:space="0" w:color="auto" w:frame="1"/>
          <w:shd w:val="clear" w:color="auto" w:fill="EFEFEF"/>
        </w:rPr>
        <w:t>8080</w:t>
      </w:r>
      <w:r>
        <w:rPr>
          <w:rStyle w:val="HTML"/>
          <w:rFonts w:ascii="Consolas" w:hAnsi="Consolas"/>
          <w:color w:val="333333"/>
          <w:sz w:val="21"/>
          <w:szCs w:val="21"/>
          <w:bdr w:val="none" w:sz="0" w:space="0" w:color="auto" w:frame="1"/>
          <w:shd w:val="clear" w:color="auto" w:fill="EFEFEF"/>
        </w:rPr>
        <w:t>포트</w:t>
      </w:r>
      <w:r>
        <w:rPr>
          <w:rFonts w:ascii="맑은 고딕" w:eastAsia="맑은 고딕" w:hAnsi="맑은 고딕" w:hint="eastAsia"/>
          <w:color w:val="333333"/>
          <w:sz w:val="26"/>
          <w:szCs w:val="26"/>
        </w:rPr>
        <w:t>를 컨테이너의 </w:t>
      </w:r>
      <w:r>
        <w:rPr>
          <w:rStyle w:val="HTML"/>
          <w:rFonts w:ascii="Consolas" w:hAnsi="Consolas"/>
          <w:color w:val="333333"/>
          <w:sz w:val="21"/>
          <w:szCs w:val="21"/>
          <w:bdr w:val="none" w:sz="0" w:space="0" w:color="auto" w:frame="1"/>
          <w:shd w:val="clear" w:color="auto" w:fill="EFEFEF"/>
        </w:rPr>
        <w:t>80</w:t>
      </w:r>
      <w:r>
        <w:rPr>
          <w:rStyle w:val="HTML"/>
          <w:rFonts w:ascii="Consolas" w:hAnsi="Consolas"/>
          <w:color w:val="333333"/>
          <w:sz w:val="21"/>
          <w:szCs w:val="21"/>
          <w:bdr w:val="none" w:sz="0" w:space="0" w:color="auto" w:frame="1"/>
          <w:shd w:val="clear" w:color="auto" w:fill="EFEFEF"/>
        </w:rPr>
        <w:t>포트</w:t>
      </w:r>
      <w:r>
        <w:rPr>
          <w:rFonts w:ascii="맑은 고딕" w:eastAsia="맑은 고딕" w:hAnsi="맑은 고딕" w:hint="eastAsia"/>
          <w:color w:val="333333"/>
          <w:sz w:val="26"/>
          <w:szCs w:val="26"/>
        </w:rPr>
        <w:t>로 연결하고 MySQL 컨테이너와 연결한 후 각종 데이터베이스 설정 정보를 환경변수로 입력합니다.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6453"/>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15</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create mysql database</w:t>
            </w:r>
          </w:p>
          <w:p w:rsidR="00CB5036" w:rsidRDefault="00CB5036">
            <w:pPr>
              <w:pStyle w:val="HTML0"/>
              <w:shd w:val="clear" w:color="auto" w:fill="FEFEFE"/>
              <w:spacing w:line="312" w:lineRule="atLeast"/>
              <w:rPr>
                <w:rFonts w:ascii="Consolas" w:hAnsi="Consolas"/>
                <w:sz w:val="20"/>
                <w:szCs w:val="20"/>
              </w:rPr>
            </w:pPr>
            <w:r>
              <w:rPr>
                <w:rStyle w:val="nv"/>
                <w:rFonts w:ascii="Consolas" w:hAnsi="Consolas"/>
                <w:color w:val="008080"/>
                <w:sz w:val="20"/>
                <w:szCs w:val="20"/>
              </w:rPr>
              <w:t xml:space="preserve">$ </w:t>
            </w:r>
            <w:r>
              <w:rPr>
                <w:rFonts w:ascii="Consolas" w:hAnsi="Consolas"/>
                <w:sz w:val="20"/>
                <w:szCs w:val="20"/>
              </w:rPr>
              <w:t xml:space="preserve">mysql </w:t>
            </w:r>
            <w:r>
              <w:rPr>
                <w:rStyle w:val="nt"/>
                <w:rFonts w:ascii="Consolas" w:hAnsi="Consolas"/>
                <w:color w:val="000080"/>
                <w:sz w:val="20"/>
                <w:szCs w:val="20"/>
              </w:rPr>
              <w:t>-h127</w:t>
            </w:r>
            <w:r>
              <w:rPr>
                <w:rFonts w:ascii="Consolas" w:hAnsi="Consolas"/>
                <w:sz w:val="20"/>
                <w:szCs w:val="20"/>
              </w:rPr>
              <w:t xml:space="preserve">.0.0.1 </w:t>
            </w:r>
            <w:r>
              <w:rPr>
                <w:rStyle w:val="nt"/>
                <w:rFonts w:ascii="Consolas" w:hAnsi="Consolas"/>
                <w:color w:val="000080"/>
                <w:sz w:val="20"/>
                <w:szCs w:val="20"/>
              </w:rPr>
              <w:t>-uroot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create database wp CHARACTER SET utf8</w:t>
            </w:r>
            <w:r>
              <w:rPr>
                <w:rStyle w:val="p"/>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grant all privileges on wp.</w:t>
            </w:r>
            <w:r>
              <w:rPr>
                <w:rStyle w:val="k"/>
                <w:rFonts w:ascii="Consolas" w:hAnsi="Consolas"/>
                <w:b/>
                <w:bCs/>
                <w:sz w:val="20"/>
                <w:szCs w:val="20"/>
              </w:rPr>
              <w:t>*</w:t>
            </w:r>
            <w:r>
              <w:rPr>
                <w:rFonts w:ascii="Consolas" w:hAnsi="Consolas"/>
                <w:sz w:val="20"/>
                <w:szCs w:val="20"/>
              </w:rPr>
              <w:t xml:space="preserve"> to wp@</w:t>
            </w:r>
            <w:r>
              <w:rPr>
                <w:rStyle w:val="s1"/>
                <w:rFonts w:ascii="Consolas" w:hAnsi="Consolas"/>
                <w:color w:val="DD1144"/>
                <w:sz w:val="20"/>
                <w:szCs w:val="20"/>
              </w:rPr>
              <w:t>'%'</w:t>
            </w:r>
            <w:r>
              <w:rPr>
                <w:rFonts w:ascii="Consolas" w:hAnsi="Consolas"/>
                <w:sz w:val="20"/>
                <w:szCs w:val="20"/>
              </w:rPr>
              <w:t xml:space="preserve"> identified by </w:t>
            </w:r>
            <w:r>
              <w:rPr>
                <w:rStyle w:val="s1"/>
                <w:rFonts w:ascii="Consolas" w:hAnsi="Consolas"/>
                <w:color w:val="DD1144"/>
                <w:sz w:val="20"/>
                <w:szCs w:val="20"/>
              </w:rPr>
              <w:t>'wp'</w:t>
            </w:r>
            <w:r>
              <w:rPr>
                <w:rStyle w:val="p"/>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flush privileges</w:t>
            </w:r>
            <w:r>
              <w:rPr>
                <w:rStyle w:val="p"/>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quit</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run wordpress container</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run </w:t>
            </w:r>
            <w:r>
              <w:rPr>
                <w:rStyle w:val="nt"/>
                <w:rFonts w:ascii="Consolas" w:hAnsi="Consolas"/>
                <w:color w:val="000080"/>
                <w:sz w:val="20"/>
                <w:szCs w:val="20"/>
              </w:rPr>
              <w:t>-d</w:t>
            </w:r>
            <w:r>
              <w:rPr>
                <w:rFonts w:ascii="Consolas" w:hAnsi="Consolas"/>
                <w:sz w:val="20"/>
                <w:szCs w:val="20"/>
              </w:rPr>
              <w:t xml:space="preserve"> </w:t>
            </w:r>
            <w:r>
              <w:rPr>
                <w:rStyle w:val="nt"/>
                <w:rFonts w:ascii="Consolas" w:hAnsi="Consolas"/>
                <w:color w:val="000080"/>
                <w:sz w:val="20"/>
                <w:szCs w:val="20"/>
              </w:rPr>
              <w:t>-p</w:t>
            </w:r>
            <w:r>
              <w:rPr>
                <w:rFonts w:ascii="Consolas" w:hAnsi="Consolas"/>
                <w:sz w:val="20"/>
                <w:szCs w:val="20"/>
              </w:rPr>
              <w:t xml:space="preserve"> 8080:80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--link</w:t>
            </w:r>
            <w:r>
              <w:rPr>
                <w:rFonts w:ascii="Consolas" w:hAnsi="Consolas"/>
                <w:sz w:val="20"/>
                <w:szCs w:val="20"/>
              </w:rPr>
              <w:t xml:space="preserve"> mysql:mysql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-e</w:t>
            </w:r>
            <w:r>
              <w:rPr>
                <w:rFonts w:ascii="Consolas" w:hAnsi="Consolas"/>
                <w:sz w:val="20"/>
                <w:szCs w:val="20"/>
              </w:rPr>
              <w:t xml:space="preserve"> </w:t>
            </w:r>
            <w:r>
              <w:rPr>
                <w:rStyle w:val="nv"/>
                <w:rFonts w:ascii="Consolas" w:hAnsi="Consolas"/>
                <w:color w:val="008080"/>
                <w:sz w:val="20"/>
                <w:szCs w:val="20"/>
              </w:rPr>
              <w:t>WORDPRESS_DB_HOST</w:t>
            </w:r>
            <w:r>
              <w:rPr>
                <w:rStyle w:val="o"/>
                <w:rFonts w:ascii="Consolas" w:hAnsi="Consolas"/>
                <w:b/>
                <w:bCs/>
                <w:sz w:val="20"/>
                <w:szCs w:val="20"/>
              </w:rPr>
              <w:t>=</w:t>
            </w:r>
            <w:r>
              <w:rPr>
                <w:rFonts w:ascii="Consolas" w:hAnsi="Consolas"/>
                <w:sz w:val="20"/>
                <w:szCs w:val="20"/>
              </w:rPr>
              <w:t xml:space="preserve">mysql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-e</w:t>
            </w:r>
            <w:r>
              <w:rPr>
                <w:rFonts w:ascii="Consolas" w:hAnsi="Consolas"/>
                <w:sz w:val="20"/>
                <w:szCs w:val="20"/>
              </w:rPr>
              <w:t xml:space="preserve"> </w:t>
            </w:r>
            <w:r>
              <w:rPr>
                <w:rStyle w:val="nv"/>
                <w:rFonts w:ascii="Consolas" w:hAnsi="Consolas"/>
                <w:color w:val="008080"/>
                <w:sz w:val="20"/>
                <w:szCs w:val="20"/>
              </w:rPr>
              <w:t>WORDPRESS_DB_NAME</w:t>
            </w:r>
            <w:r>
              <w:rPr>
                <w:rStyle w:val="o"/>
                <w:rFonts w:ascii="Consolas" w:hAnsi="Consolas"/>
                <w:b/>
                <w:bCs/>
                <w:sz w:val="20"/>
                <w:szCs w:val="20"/>
              </w:rPr>
              <w:t>=</w:t>
            </w:r>
            <w:r>
              <w:rPr>
                <w:rFonts w:ascii="Consolas" w:hAnsi="Consolas"/>
                <w:sz w:val="20"/>
                <w:szCs w:val="20"/>
              </w:rPr>
              <w:t xml:space="preserve">wp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-e</w:t>
            </w:r>
            <w:r>
              <w:rPr>
                <w:rFonts w:ascii="Consolas" w:hAnsi="Consolas"/>
                <w:sz w:val="20"/>
                <w:szCs w:val="20"/>
              </w:rPr>
              <w:t xml:space="preserve"> </w:t>
            </w:r>
            <w:r>
              <w:rPr>
                <w:rStyle w:val="nv"/>
                <w:rFonts w:ascii="Consolas" w:hAnsi="Consolas"/>
                <w:color w:val="008080"/>
                <w:sz w:val="20"/>
                <w:szCs w:val="20"/>
              </w:rPr>
              <w:t>WORDPRESS_DB_USER</w:t>
            </w:r>
            <w:r>
              <w:rPr>
                <w:rStyle w:val="o"/>
                <w:rFonts w:ascii="Consolas" w:hAnsi="Consolas"/>
                <w:b/>
                <w:bCs/>
                <w:sz w:val="20"/>
                <w:szCs w:val="20"/>
              </w:rPr>
              <w:t>=</w:t>
            </w:r>
            <w:r>
              <w:rPr>
                <w:rFonts w:ascii="Consolas" w:hAnsi="Consolas"/>
                <w:sz w:val="20"/>
                <w:szCs w:val="20"/>
              </w:rPr>
              <w:t xml:space="preserve">wp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-e</w:t>
            </w:r>
            <w:r>
              <w:rPr>
                <w:rFonts w:ascii="Consolas" w:hAnsi="Consolas"/>
                <w:sz w:val="20"/>
                <w:szCs w:val="20"/>
              </w:rPr>
              <w:t xml:space="preserve"> </w:t>
            </w:r>
            <w:r>
              <w:rPr>
                <w:rStyle w:val="nv"/>
                <w:rFonts w:ascii="Consolas" w:hAnsi="Consolas"/>
                <w:color w:val="008080"/>
                <w:sz w:val="20"/>
                <w:szCs w:val="20"/>
              </w:rPr>
              <w:t>WORDPRESS_DB_PASSWORD</w:t>
            </w:r>
            <w:r>
              <w:rPr>
                <w:rStyle w:val="o"/>
                <w:rFonts w:ascii="Consolas" w:hAnsi="Consolas"/>
                <w:b/>
                <w:bCs/>
                <w:sz w:val="20"/>
                <w:szCs w:val="20"/>
              </w:rPr>
              <w:t>=</w:t>
            </w:r>
            <w:r>
              <w:rPr>
                <w:rFonts w:ascii="Consolas" w:hAnsi="Consolas"/>
                <w:sz w:val="20"/>
                <w:szCs w:val="20"/>
              </w:rPr>
              <w:t xml:space="preserve">wp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wordpress</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컨테이너가 제대로 실행되었는지 웹 브라우저로 확인해봅니다.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lastRenderedPageBreak/>
        <w:drawing>
          <wp:inline distT="0" distB="0" distL="0" distR="0">
            <wp:extent cx="5596734" cy="3866585"/>
            <wp:effectExtent l="0" t="0" r="4445" b="635"/>
            <wp:docPr id="27" name="그림 27" descr="wordpress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ordpress setu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13598" cy="3878236"/>
                    </a:xfrm>
                    <a:prstGeom prst="rect">
                      <a:avLst/>
                    </a:prstGeom>
                    <a:noFill/>
                    <a:ln>
                      <a:noFill/>
                    </a:ln>
                  </pic:spPr>
                </pic:pic>
              </a:graphicData>
            </a:graphic>
          </wp:inline>
        </w:drawing>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워드프레스가 실행되었습니다! 단지 이미지를 다운받고 적절한 환경변수를 입력하여 컨테이너를 실행했을 뿐입니다. 워드프레스 컨테이너 내부는 apache2와 php가 설치되어 있지만 추상화되어 있어 실행과정에선 드러나지 않습니다.</w:t>
      </w:r>
    </w:p>
    <w:p w:rsidR="000C3604" w:rsidRDefault="00CB5036" w:rsidP="001F31B4">
      <w:pPr>
        <w:pStyle w:val="a9"/>
        <w:spacing w:before="0" w:beforeAutospacing="0" w:after="0" w:afterAutospacing="0" w:line="405" w:lineRule="atLeast"/>
        <w:ind w:leftChars="212" w:left="424" w:firstLine="1"/>
        <w:rPr>
          <w:rFonts w:ascii="맑은 고딕" w:eastAsia="맑은 고딕" w:hAnsi="맑은 고딕"/>
          <w:color w:val="333333"/>
          <w:spacing w:val="-8"/>
          <w:sz w:val="23"/>
          <w:szCs w:val="23"/>
        </w:rPr>
      </w:pPr>
      <w:r>
        <w:rPr>
          <w:rStyle w:val="HTML"/>
          <w:rFonts w:ascii="Consolas" w:hAnsi="Consolas"/>
          <w:color w:val="333333"/>
          <w:spacing w:val="-8"/>
          <w:sz w:val="21"/>
          <w:szCs w:val="21"/>
          <w:bdr w:val="none" w:sz="0" w:space="0" w:color="auto" w:frame="1"/>
          <w:shd w:val="clear" w:color="auto" w:fill="EFEFEF"/>
        </w:rPr>
        <w:t>--link</w:t>
      </w:r>
      <w:r>
        <w:rPr>
          <w:rFonts w:ascii="맑은 고딕" w:eastAsia="맑은 고딕" w:hAnsi="맑은 고딕" w:hint="eastAsia"/>
          <w:color w:val="333333"/>
          <w:spacing w:val="-8"/>
          <w:sz w:val="23"/>
          <w:szCs w:val="23"/>
        </w:rPr>
        <w:t> 옵션은 deprecated 되어 곧 사용할 수 없습니다. 대신 Docker network 기능을 이용해야 하지만 쉬운 이해를 돕기 위해 사용하였습니다. </w:t>
      </w:r>
    </w:p>
    <w:p w:rsidR="00CB5036" w:rsidRDefault="000C3604"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 xml:space="preserve"> </w:t>
      </w:r>
      <w:r w:rsidR="00CB5036">
        <w:rPr>
          <w:rFonts w:ascii="맑은 고딕" w:eastAsia="맑은 고딕" w:hAnsi="맑은 고딕" w:hint="eastAsia"/>
          <w:color w:val="333333"/>
          <w:sz w:val="26"/>
          <w:szCs w:val="26"/>
        </w:rPr>
        <w:t>이제, 원하는 서비스가 있다면 이미지를 찾거나 직접 만들고, 어디서나 손쉽게 서비스를 실행할 수 있습니다.</w:t>
      </w:r>
    </w:p>
    <w:p w:rsidR="000C3604" w:rsidRDefault="000C3604" w:rsidP="00CB5036">
      <w:pPr>
        <w:pStyle w:val="3"/>
        <w:spacing w:before="0" w:beforeAutospacing="0" w:after="150" w:afterAutospacing="0"/>
        <w:rPr>
          <w:rFonts w:ascii="맑은 고딕" w:eastAsia="맑은 고딕" w:hAnsi="맑은 고딕"/>
          <w:b w:val="0"/>
          <w:bCs w:val="0"/>
          <w:color w:val="333333"/>
          <w:spacing w:val="-5"/>
          <w:sz w:val="29"/>
          <w:szCs w:val="29"/>
        </w:rPr>
      </w:pP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proofErr w:type="gramStart"/>
      <w:r>
        <w:rPr>
          <w:rFonts w:ascii="맑은 고딕" w:eastAsia="맑은 고딕" w:hAnsi="맑은 고딕" w:hint="eastAsia"/>
          <w:b w:val="0"/>
          <w:bCs w:val="0"/>
          <w:color w:val="333333"/>
          <w:spacing w:val="-5"/>
          <w:sz w:val="29"/>
          <w:szCs w:val="29"/>
        </w:rPr>
        <w:t>tensorflow</w:t>
      </w:r>
      <w:proofErr w:type="gramEnd"/>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마지막으로 이렇게 활용할 수 있다라는 예제로 tensorflow를 실행보도록 하겠습니다. </w:t>
      </w:r>
      <w:hyperlink r:id="rId59" w:history="1">
        <w:r>
          <w:rPr>
            <w:rStyle w:val="a8"/>
            <w:rFonts w:ascii="맑은 고딕" w:eastAsia="맑은 고딕" w:hAnsi="맑은 고딕" w:hint="eastAsia"/>
            <w:color w:val="DB4D5E"/>
            <w:sz w:val="26"/>
            <w:szCs w:val="26"/>
          </w:rPr>
          <w:t>tensorflow</w:t>
        </w:r>
      </w:hyperlink>
      <w:r>
        <w:rPr>
          <w:rFonts w:ascii="맑은 고딕" w:eastAsia="맑은 고딕" w:hAnsi="맑은 고딕" w:hint="eastAsia"/>
          <w:color w:val="333333"/>
          <w:sz w:val="26"/>
          <w:szCs w:val="26"/>
        </w:rPr>
        <w:t xml:space="preserve">는 손쉽게 머신러닝을 할 수 있는 툴입니다. tensorflow는 python으로 만들어져 python과 관련 패키지를 설치해야 합니다. 이번에 설치하는 이미지는 python과 함께 numpy, scipy, pandas, </w:t>
      </w:r>
      <w:r>
        <w:rPr>
          <w:rFonts w:ascii="맑은 고딕" w:eastAsia="맑은 고딕" w:hAnsi="맑은 고딕" w:hint="eastAsia"/>
          <w:color w:val="333333"/>
          <w:sz w:val="26"/>
          <w:szCs w:val="26"/>
        </w:rPr>
        <w:lastRenderedPageBreak/>
        <w:t>jupyter, scikit-learn, gensim, BeautifulSoup4, Tensorflow가 설치되어 있습니다. 뭔가 복잡해 보이지만 도커라면 손쉽게 실행해 볼 수 있습니다.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7663"/>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run </w:t>
            </w:r>
            <w:r>
              <w:rPr>
                <w:rStyle w:val="nt"/>
                <w:rFonts w:ascii="Consolas" w:hAnsi="Consolas"/>
                <w:color w:val="000080"/>
                <w:sz w:val="20"/>
                <w:szCs w:val="20"/>
              </w:rPr>
              <w:t>-d</w:t>
            </w:r>
            <w:r>
              <w:rPr>
                <w:rFonts w:ascii="Consolas" w:hAnsi="Consolas"/>
                <w:sz w:val="20"/>
                <w:szCs w:val="20"/>
              </w:rPr>
              <w:t xml:space="preserve"> </w:t>
            </w:r>
            <w:r>
              <w:rPr>
                <w:rStyle w:val="nt"/>
                <w:rFonts w:ascii="Consolas" w:hAnsi="Consolas"/>
                <w:color w:val="000080"/>
                <w:sz w:val="20"/>
                <w:szCs w:val="20"/>
              </w:rPr>
              <w:t>-p</w:t>
            </w:r>
            <w:r>
              <w:rPr>
                <w:rFonts w:ascii="Consolas" w:hAnsi="Consolas"/>
                <w:sz w:val="20"/>
                <w:szCs w:val="20"/>
              </w:rPr>
              <w:t xml:space="preserve"> 8888:8888 </w:t>
            </w:r>
            <w:r>
              <w:rPr>
                <w:rStyle w:val="nt"/>
                <w:rFonts w:ascii="Consolas" w:hAnsi="Consolas"/>
                <w:color w:val="000080"/>
                <w:sz w:val="20"/>
                <w:szCs w:val="20"/>
              </w:rPr>
              <w:t>-p</w:t>
            </w:r>
            <w:r>
              <w:rPr>
                <w:rFonts w:ascii="Consolas" w:hAnsi="Consolas"/>
                <w:sz w:val="20"/>
                <w:szCs w:val="20"/>
              </w:rPr>
              <w:t xml:space="preserve"> 6006:6006 teamlab/pydata-tensorflow:0.1</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설치된 파일이 많아 다운로드 하는데 시간이 좀 걸립니다. 컨테이너가 실행되면 웹 브라우저에서 jupyter에 접속하여 머신러닝을 시작해 봅시다!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692775" cy="2502552"/>
            <wp:effectExtent l="0" t="0" r="3175" b="0"/>
            <wp:docPr id="26" name="그림 26" descr="Hello,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ello, Tensorflow!"/>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8217" cy="2531320"/>
                    </a:xfrm>
                    <a:prstGeom prst="rect">
                      <a:avLst/>
                    </a:prstGeom>
                    <a:noFill/>
                    <a:ln>
                      <a:noFill/>
                    </a:ln>
                  </pic:spPr>
                </pic:pic>
              </a:graphicData>
            </a:graphic>
          </wp:inline>
        </w:drawing>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 xml:space="preserve">성공적으로 tensorflow 테스트를 마쳤습니다. 여기까지 ubuntu, MySQL, redis, Wordpress, tensorflow를 실행해 보았습니다. 가상머신을 이용해서 동일한 작업을 했다면 컴퓨터가 엄청나게 버벅이기 시작했겠지만 컨테이너 기반의 도커를 이용하여 매우 가볍게 실행하고 있습니다. 내부 구조나 설치과정은 자세히 모르지만, 간단한 도커 명령어로 여러개의 서비스를 순식간에 실행하고 사용할 수 </w:t>
      </w:r>
      <w:r w:rsidR="000C3604">
        <w:rPr>
          <w:rFonts w:ascii="맑은 고딕" w:eastAsia="맑은 고딕" w:hAnsi="맑은 고딕" w:hint="eastAsia"/>
          <w:color w:val="333333"/>
          <w:sz w:val="26"/>
          <w:szCs w:val="26"/>
        </w:rPr>
        <w:t>있습니다.</w:t>
      </w:r>
    </w:p>
    <w:p w:rsidR="00CB5036" w:rsidRDefault="00CB5036" w:rsidP="00CB5036">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t>도커 기본 명령어</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앞에서 도커의 </w:t>
      </w:r>
      <w:r>
        <w:rPr>
          <w:rStyle w:val="HTML"/>
          <w:rFonts w:ascii="Consolas" w:hAnsi="Consolas"/>
          <w:color w:val="333333"/>
          <w:sz w:val="21"/>
          <w:szCs w:val="21"/>
          <w:bdr w:val="none" w:sz="0" w:space="0" w:color="auto" w:frame="1"/>
          <w:shd w:val="clear" w:color="auto" w:fill="EFEFEF"/>
        </w:rPr>
        <w:t>run</w:t>
      </w:r>
      <w:r>
        <w:rPr>
          <w:rFonts w:ascii="맑은 고딕" w:eastAsia="맑은 고딕" w:hAnsi="맑은 고딕" w:hint="eastAsia"/>
          <w:color w:val="333333"/>
          <w:sz w:val="26"/>
          <w:szCs w:val="26"/>
        </w:rPr>
        <w:t> 명령어를 이용하여 여러개의 컨테이너를 실행했습니다. 이제 컨테이너의 상태를 살펴보고 어떤 이미지가 설치되어 있는지 확인하는 명령어를 알아봅니다.</w:t>
      </w:r>
    </w:p>
    <w:p w:rsidR="007324CE" w:rsidRDefault="007324CE"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Pr="007324CE" w:rsidRDefault="00CB5036" w:rsidP="00CB5036">
      <w:pPr>
        <w:pStyle w:val="3"/>
        <w:spacing w:before="0" w:beforeAutospacing="0" w:after="150" w:afterAutospacing="0"/>
        <w:rPr>
          <w:rFonts w:ascii="맑은 고딕" w:eastAsia="맑은 고딕" w:hAnsi="맑은 고딕"/>
          <w:bCs w:val="0"/>
          <w:color w:val="333333"/>
          <w:spacing w:val="-5"/>
          <w:sz w:val="29"/>
          <w:szCs w:val="29"/>
        </w:rPr>
      </w:pPr>
      <w:r w:rsidRPr="007324CE">
        <w:rPr>
          <w:rFonts w:ascii="맑은 고딕" w:eastAsia="맑은 고딕" w:hAnsi="맑은 고딕" w:hint="eastAsia"/>
          <w:bCs w:val="0"/>
          <w:color w:val="333333"/>
          <w:spacing w:val="-5"/>
          <w:sz w:val="29"/>
          <w:szCs w:val="29"/>
        </w:rPr>
        <w:t>컨테이너 목록 확인하기 (ps)</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컨테이너 목록을 확인하는 명령어는 다음과 같습니다.</w:t>
      </w:r>
    </w:p>
    <w:p w:rsidR="00CB5036" w:rsidRDefault="00CB5036" w:rsidP="00CB503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ps [OPTIONS]</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일단 기본옵션과 </w:t>
      </w:r>
      <w:r>
        <w:rPr>
          <w:rStyle w:val="HTML"/>
          <w:rFonts w:ascii="Consolas" w:hAnsi="Consolas"/>
          <w:color w:val="333333"/>
          <w:sz w:val="21"/>
          <w:szCs w:val="21"/>
          <w:bdr w:val="none" w:sz="0" w:space="0" w:color="auto" w:frame="1"/>
          <w:shd w:val="clear" w:color="auto" w:fill="EFEFEF"/>
        </w:rPr>
        <w:t>-a, --all</w:t>
      </w:r>
      <w:r>
        <w:rPr>
          <w:rFonts w:ascii="맑은 고딕" w:eastAsia="맑은 고딕" w:hAnsi="맑은 고딕" w:hint="eastAsia"/>
          <w:color w:val="333333"/>
          <w:sz w:val="26"/>
          <w:szCs w:val="26"/>
        </w:rPr>
        <w:t> 옵션만 살펴봅니다.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1065"/>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docker ps</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8841"/>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CONTAINER ID        IMAGE                           COMMAND                  CREATED              STATUS              PORTS                                                    NAMES</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6a1d027b604f        teamlab/pydata-tensorflow:0.1   "/opt/start"             About a minute ago   Up About a minute   0.0.0.0:6006-&gt;6006/tcp, 22/tcp, 0.0.0.0:8888-&gt;8888/tcp   desperate_keller</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52a516f87ceb        wordpress                       "docker-entrypoint.sh"   8 minutes ago        Up 8 minutes        0.0.0.0:8080-&gt;80/tcp                                     happy_curran</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2e2c569115b9        mysql:5.7                       "docker-entrypoint.sh"   9 minutes ago        Up 9 minutes        0.0.0.0:3306-&gt;3306/tcp                                   mysql</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56341072b515        redis                           "docker-entrypoint.sh"   16 minutes ago       Up 9 minutes        0.0.0.0:1234-&gt;6379/tcp                                   furious_tesla</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ps</w:t>
      </w:r>
      <w:r>
        <w:rPr>
          <w:rFonts w:ascii="맑은 고딕" w:eastAsia="맑은 고딕" w:hAnsi="맑은 고딕" w:hint="eastAsia"/>
          <w:color w:val="333333"/>
          <w:sz w:val="26"/>
          <w:szCs w:val="26"/>
        </w:rPr>
        <w:t> 명령어는 실행중인 컨테이너 목록을 보여줍니다. detached mode로 실행중인 컨테이너들이 보입니다. 어떤 이미지를 기반으로 만들었는지 어떤 포트와 연결이 되어있는지 등 간단한 내용을 보여줍니다.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이번에는 </w:t>
      </w:r>
      <w:r>
        <w:rPr>
          <w:rStyle w:val="HTML"/>
          <w:rFonts w:ascii="Consolas" w:hAnsi="Consolas"/>
          <w:color w:val="333333"/>
          <w:sz w:val="21"/>
          <w:szCs w:val="21"/>
          <w:bdr w:val="none" w:sz="0" w:space="0" w:color="auto" w:frame="1"/>
          <w:shd w:val="clear" w:color="auto" w:fill="EFEFEF"/>
        </w:rPr>
        <w:t>-a</w:t>
      </w:r>
      <w:r>
        <w:rPr>
          <w:rFonts w:ascii="맑은 고딕" w:eastAsia="맑은 고딕" w:hAnsi="맑은 고딕" w:hint="eastAsia"/>
          <w:color w:val="333333"/>
          <w:sz w:val="26"/>
          <w:szCs w:val="26"/>
        </w:rPr>
        <w:t> 옵션을 추가로 실행해보겠습니다.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1395"/>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ps </w:t>
            </w:r>
            <w:r>
              <w:rPr>
                <w:rStyle w:val="nt"/>
                <w:rFonts w:ascii="Consolas" w:hAnsi="Consolas"/>
                <w:color w:val="000080"/>
                <w:sz w:val="20"/>
                <w:szCs w:val="20"/>
              </w:rPr>
              <w:t>-a</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8841"/>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CONTAINER ID        IMAGE                           COMMAND                  CREATED             STATUS                      PORTS                                                    NAMES</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6a1d027b604f        teamlab/pydata-tensorflow:0.1   "/opt/start"             2 minutes ago       Up 2 minutes                0.0.0.0:6006-&gt;6006/tcp, 22/tcp, 0.0.0.0:8888-&gt;8888/tcp   desperate_keller</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52a516f87ceb        wordpress                       "docker-entrypoint.sh"   9 minutes ago       Up 9 minutes                0.0.0.0:8080-&gt;80/tcp                                     happy_curran</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2e2c569115b9        mysql:5.7                       "docker-entrypoint.sh"   10 minutes ago      Up 10 minutes               0.0.0.0:3306-&gt;3306/tcp                                   mysql</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56341072b515        redis                           "docker-entrypoint.sh"   18 minutes ago      Up 10 minutes               0.0.0.0:1234-&gt;6379/tcp                                   furious_tesla</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e1a00c5934a7        ubuntu:16.04                    "/bin/bash"              32 minutes ago      Exited (0) 32 minutes ago                                                            berserk_visvesvaraya</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맨 처음 실행했다가 종료된 컨테이너(Exited (0))가 추가로 보입니다. 컨테이너는 종료되어도 삭제되지 않고 남아있습니다. 종료된 건 다시 시작할 수 있고 컨테이너의 읽기/쓰기 레이어는 그대로 존재합니다. 명시적으로 삭제를 하면 깔끔하게 컨테이너가 제거됩니다.</w:t>
      </w:r>
    </w:p>
    <w:p w:rsidR="007324CE" w:rsidRDefault="007324CE"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Pr="007324CE" w:rsidRDefault="00CB5036" w:rsidP="00CB5036">
      <w:pPr>
        <w:pStyle w:val="3"/>
        <w:spacing w:before="0" w:beforeAutospacing="0" w:after="150" w:afterAutospacing="0"/>
        <w:rPr>
          <w:rFonts w:ascii="맑은 고딕" w:eastAsia="맑은 고딕" w:hAnsi="맑은 고딕"/>
          <w:bCs w:val="0"/>
          <w:color w:val="333333"/>
          <w:spacing w:val="-5"/>
          <w:sz w:val="29"/>
          <w:szCs w:val="29"/>
        </w:rPr>
      </w:pPr>
      <w:r w:rsidRPr="007324CE">
        <w:rPr>
          <w:rFonts w:ascii="맑은 고딕" w:eastAsia="맑은 고딕" w:hAnsi="맑은 고딕" w:hint="eastAsia"/>
          <w:bCs w:val="0"/>
          <w:color w:val="333333"/>
          <w:spacing w:val="-5"/>
          <w:sz w:val="29"/>
          <w:szCs w:val="29"/>
        </w:rPr>
        <w:t>컨테이너 중지하기 (stop)</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실행중인 컨테이너를 중지하는 명령어는 다음과 같습니다.</w:t>
      </w:r>
    </w:p>
    <w:p w:rsidR="00CB5036" w:rsidRDefault="00CB5036" w:rsidP="00CB503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stop [OPTIONS] CONTAINER [CONTAINER...]</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옵션은 특별한게 없고 실행중인 컨테이너를 하나 또는 여러개 (띄어쓰기로 구분) 중지할 수 있습니다.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앞에서 실행한 tensorflow 컨테이너는 더이상 필요가 없으니 중지해 보겠습니다. 중지하려면 컨테이너의 ID 또는 이름을 입력하면 됩니다. tensorflow 컨테이너의 ID를 </w:t>
      </w:r>
      <w:r>
        <w:rPr>
          <w:rStyle w:val="HTML"/>
          <w:rFonts w:ascii="Consolas" w:hAnsi="Consolas"/>
          <w:color w:val="333333"/>
          <w:sz w:val="21"/>
          <w:szCs w:val="21"/>
          <w:bdr w:val="none" w:sz="0" w:space="0" w:color="auto" w:frame="1"/>
          <w:shd w:val="clear" w:color="auto" w:fill="EFEFEF"/>
        </w:rPr>
        <w:t>ps</w:t>
      </w:r>
      <w:r>
        <w:rPr>
          <w:rFonts w:ascii="맑은 고딕" w:eastAsia="맑은 고딕" w:hAnsi="맑은 고딕" w:hint="eastAsia"/>
          <w:color w:val="333333"/>
          <w:sz w:val="26"/>
          <w:szCs w:val="26"/>
        </w:rPr>
        <w:t>명령을 통해 확인하고 중지해 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425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ps </w:t>
            </w:r>
            <w:r>
              <w:rPr>
                <w:rStyle w:val="c"/>
                <w:rFonts w:ascii="Consolas" w:hAnsi="Consolas"/>
                <w:i/>
                <w:iCs/>
                <w:color w:val="999988"/>
                <w:sz w:val="20"/>
                <w:szCs w:val="20"/>
              </w:rPr>
              <w:t># get container ID</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stop </w:t>
            </w:r>
            <w:r>
              <w:rPr>
                <w:rStyle w:val="k"/>
                <w:rFonts w:ascii="Consolas" w:hAnsi="Consolas"/>
                <w:b/>
                <w:bCs/>
                <w:sz w:val="20"/>
                <w:szCs w:val="20"/>
              </w:rPr>
              <w:t>${</w:t>
            </w:r>
            <w:r>
              <w:rPr>
                <w:rStyle w:val="nv"/>
                <w:rFonts w:ascii="Consolas" w:hAnsi="Consolas"/>
                <w:color w:val="008080"/>
                <w:sz w:val="20"/>
                <w:szCs w:val="20"/>
              </w:rPr>
              <w:t>TENSORFLOW_CONTAINER_ID</w:t>
            </w:r>
            <w:r>
              <w:rPr>
                <w:rStyle w:val="k"/>
                <w:rFonts w:ascii="Consolas" w:hAnsi="Consolas"/>
                <w:b/>
                <w:bC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ps </w:t>
            </w:r>
            <w:r>
              <w:rPr>
                <w:rStyle w:val="nt"/>
                <w:rFonts w:ascii="Consolas" w:hAnsi="Consolas"/>
                <w:color w:val="000080"/>
                <w:sz w:val="20"/>
                <w:szCs w:val="20"/>
              </w:rPr>
              <w:t>-a</w:t>
            </w:r>
            <w:r>
              <w:rPr>
                <w:rFonts w:ascii="Consolas" w:hAnsi="Consolas"/>
                <w:sz w:val="20"/>
                <w:szCs w:val="20"/>
              </w:rPr>
              <w:t xml:space="preserve"> </w:t>
            </w:r>
            <w:r>
              <w:rPr>
                <w:rStyle w:val="c"/>
                <w:rFonts w:ascii="Consolas" w:hAnsi="Consolas"/>
                <w:i/>
                <w:iCs/>
                <w:color w:val="999988"/>
                <w:sz w:val="20"/>
                <w:szCs w:val="20"/>
              </w:rPr>
              <w:t># show all containers</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pacing w:val="-8"/>
          <w:sz w:val="23"/>
          <w:szCs w:val="23"/>
        </w:rPr>
      </w:pPr>
      <w:r>
        <w:rPr>
          <w:rFonts w:ascii="맑은 고딕" w:eastAsia="맑은 고딕" w:hAnsi="맑은 고딕" w:hint="eastAsia"/>
          <w:color w:val="333333"/>
          <w:spacing w:val="-8"/>
          <w:sz w:val="23"/>
          <w:szCs w:val="23"/>
        </w:rPr>
        <w:t>도커 ID의 전체 길이는 64자리 입니다. 하지만 명령어의 인자로 전달할 때는 전부 입력하지 않아도 됩니다. 예를 들어 ID가 </w:t>
      </w:r>
      <w:r>
        <w:rPr>
          <w:rStyle w:val="HTML"/>
          <w:rFonts w:ascii="Consolas" w:hAnsi="Consolas"/>
          <w:color w:val="333333"/>
          <w:spacing w:val="-8"/>
          <w:sz w:val="21"/>
          <w:szCs w:val="21"/>
          <w:bdr w:val="none" w:sz="0" w:space="0" w:color="auto" w:frame="1"/>
          <w:shd w:val="clear" w:color="auto" w:fill="EFEFEF"/>
        </w:rPr>
        <w:t>abcdefgh</w:t>
      </w:r>
      <w:proofErr w:type="gramStart"/>
      <w:r>
        <w:rPr>
          <w:rStyle w:val="HTML"/>
          <w:rFonts w:ascii="Consolas" w:hAnsi="Consolas"/>
          <w:color w:val="333333"/>
          <w:spacing w:val="-8"/>
          <w:sz w:val="21"/>
          <w:szCs w:val="21"/>
          <w:bdr w:val="none" w:sz="0" w:space="0" w:color="auto" w:frame="1"/>
          <w:shd w:val="clear" w:color="auto" w:fill="EFEFEF"/>
        </w:rPr>
        <w:t>...</w:t>
      </w:r>
      <w:proofErr w:type="gramEnd"/>
      <w:r>
        <w:rPr>
          <w:rFonts w:ascii="맑은 고딕" w:eastAsia="맑은 고딕" w:hAnsi="맑은 고딕" w:hint="eastAsia"/>
          <w:color w:val="333333"/>
          <w:spacing w:val="-8"/>
          <w:sz w:val="23"/>
          <w:szCs w:val="23"/>
        </w:rPr>
        <w:t>라면 </w:t>
      </w:r>
      <w:r>
        <w:rPr>
          <w:rStyle w:val="HTML"/>
          <w:rFonts w:ascii="Consolas" w:hAnsi="Consolas"/>
          <w:color w:val="333333"/>
          <w:spacing w:val="-8"/>
          <w:sz w:val="21"/>
          <w:szCs w:val="21"/>
          <w:bdr w:val="none" w:sz="0" w:space="0" w:color="auto" w:frame="1"/>
          <w:shd w:val="clear" w:color="auto" w:fill="EFEFEF"/>
        </w:rPr>
        <w:t>abcd</w:t>
      </w:r>
      <w:r>
        <w:rPr>
          <w:rFonts w:ascii="맑은 고딕" w:eastAsia="맑은 고딕" w:hAnsi="맑은 고딕" w:hint="eastAsia"/>
          <w:color w:val="333333"/>
          <w:spacing w:val="-8"/>
          <w:sz w:val="23"/>
          <w:szCs w:val="23"/>
        </w:rPr>
        <w:t>만 입력해도 됩니다. 앞부분이 겹치지 않는다면 1-2자만 입력해도 됩니다.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잠시 기다리면 tensorflow 컨테이너가 종료됩니다. </w:t>
      </w:r>
      <w:r>
        <w:rPr>
          <w:rStyle w:val="HTML"/>
          <w:rFonts w:ascii="Consolas" w:hAnsi="Consolas"/>
          <w:color w:val="333333"/>
          <w:sz w:val="21"/>
          <w:szCs w:val="21"/>
          <w:bdr w:val="none" w:sz="0" w:space="0" w:color="auto" w:frame="1"/>
          <w:shd w:val="clear" w:color="auto" w:fill="EFEFEF"/>
        </w:rPr>
        <w:t>ps -a</w:t>
      </w:r>
      <w:r>
        <w:rPr>
          <w:rFonts w:ascii="맑은 고딕" w:eastAsia="맑은 고딕" w:hAnsi="맑은 고딕" w:hint="eastAsia"/>
          <w:color w:val="333333"/>
          <w:sz w:val="26"/>
          <w:szCs w:val="26"/>
        </w:rPr>
        <w:t>명령어를 입력하여 종료되었는지 확인합니다.</w:t>
      </w:r>
    </w:p>
    <w:p w:rsidR="007324CE" w:rsidRDefault="007324CE"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Pr="007324CE" w:rsidRDefault="00CB5036" w:rsidP="00CB5036">
      <w:pPr>
        <w:pStyle w:val="3"/>
        <w:spacing w:before="0" w:beforeAutospacing="0" w:after="150" w:afterAutospacing="0"/>
        <w:rPr>
          <w:rFonts w:ascii="맑은 고딕" w:eastAsia="맑은 고딕" w:hAnsi="맑은 고딕"/>
          <w:bCs w:val="0"/>
          <w:color w:val="333333"/>
          <w:spacing w:val="-5"/>
          <w:sz w:val="29"/>
          <w:szCs w:val="29"/>
        </w:rPr>
      </w:pPr>
      <w:r w:rsidRPr="007324CE">
        <w:rPr>
          <w:rFonts w:ascii="맑은 고딕" w:eastAsia="맑은 고딕" w:hAnsi="맑은 고딕" w:hint="eastAsia"/>
          <w:bCs w:val="0"/>
          <w:color w:val="333333"/>
          <w:spacing w:val="-5"/>
          <w:sz w:val="29"/>
          <w:szCs w:val="29"/>
        </w:rPr>
        <w:t>컨테이너 제거하기 (rm)</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종료된 컨테이너를 완전히 제거하는 명령어는 다음과 같습니다.</w:t>
      </w:r>
    </w:p>
    <w:p w:rsidR="00CB5036" w:rsidRDefault="00CB5036" w:rsidP="00CB503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rm [OPTIONS] CONTAINER [CONTAINER...]</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종료 명령어도 옵션은 특별한게 없습니다. 종료된 컨테이너를 하나 또는 여러개 삭제할 수 있습니다. 종료된 ubuntu 컨테이너와 tensorflow 컨테이너를 삭제해보겠습니다.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563"/>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ps </w:t>
            </w:r>
            <w:r>
              <w:rPr>
                <w:rStyle w:val="nt"/>
                <w:rFonts w:ascii="Consolas" w:hAnsi="Consolas"/>
                <w:color w:val="000080"/>
                <w:sz w:val="20"/>
                <w:szCs w:val="20"/>
              </w:rPr>
              <w:t>-a</w:t>
            </w:r>
            <w:r>
              <w:rPr>
                <w:rFonts w:ascii="Consolas" w:hAnsi="Consolas"/>
                <w:sz w:val="20"/>
                <w:szCs w:val="20"/>
              </w:rPr>
              <w:t xml:space="preserve"> </w:t>
            </w:r>
            <w:r>
              <w:rPr>
                <w:rStyle w:val="c"/>
                <w:rFonts w:ascii="Consolas" w:hAnsi="Consolas"/>
                <w:i/>
                <w:iCs/>
                <w:color w:val="999988"/>
                <w:sz w:val="20"/>
                <w:szCs w:val="20"/>
              </w:rPr>
              <w:t># get container ID</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w:t>
            </w:r>
            <w:r>
              <w:rPr>
                <w:rStyle w:val="nb"/>
                <w:rFonts w:ascii="Consolas" w:hAnsi="Consolas"/>
                <w:color w:val="0086B3"/>
                <w:sz w:val="20"/>
                <w:szCs w:val="20"/>
              </w:rPr>
              <w:t>rm</w:t>
            </w:r>
            <w:r>
              <w:rPr>
                <w:rFonts w:ascii="Consolas" w:hAnsi="Consolas"/>
                <w:sz w:val="20"/>
                <w:szCs w:val="20"/>
              </w:rPr>
              <w:t xml:space="preserve"> </w:t>
            </w:r>
            <w:r>
              <w:rPr>
                <w:rStyle w:val="k"/>
                <w:rFonts w:ascii="Consolas" w:hAnsi="Consolas"/>
                <w:b/>
                <w:bCs/>
                <w:sz w:val="20"/>
                <w:szCs w:val="20"/>
              </w:rPr>
              <w:t>${</w:t>
            </w:r>
            <w:r>
              <w:rPr>
                <w:rStyle w:val="nv"/>
                <w:rFonts w:ascii="Consolas" w:hAnsi="Consolas"/>
                <w:color w:val="008080"/>
                <w:sz w:val="20"/>
                <w:szCs w:val="20"/>
              </w:rPr>
              <w:t>UBUNTU_CONTAINER_ID</w:t>
            </w:r>
            <w:r>
              <w:rPr>
                <w:rStyle w:val="k"/>
                <w:rFonts w:ascii="Consolas" w:hAnsi="Consolas"/>
                <w:b/>
                <w:bCs/>
                <w:sz w:val="20"/>
                <w:szCs w:val="20"/>
              </w:rPr>
              <w:t>}</w:t>
            </w:r>
            <w:r>
              <w:rPr>
                <w:rFonts w:ascii="Consolas" w:hAnsi="Consolas"/>
                <w:sz w:val="20"/>
                <w:szCs w:val="20"/>
              </w:rPr>
              <w:t xml:space="preserve"> </w:t>
            </w:r>
            <w:r>
              <w:rPr>
                <w:rStyle w:val="k"/>
                <w:rFonts w:ascii="Consolas" w:hAnsi="Consolas"/>
                <w:b/>
                <w:bCs/>
                <w:sz w:val="20"/>
                <w:szCs w:val="20"/>
              </w:rPr>
              <w:t>${</w:t>
            </w:r>
            <w:r>
              <w:rPr>
                <w:rStyle w:val="nv"/>
                <w:rFonts w:ascii="Consolas" w:hAnsi="Consolas"/>
                <w:color w:val="008080"/>
                <w:sz w:val="20"/>
                <w:szCs w:val="20"/>
              </w:rPr>
              <w:t>TENSORFLOW_CONTAINER_ID</w:t>
            </w:r>
            <w:r>
              <w:rPr>
                <w:rStyle w:val="k"/>
                <w:rFonts w:ascii="Consolas" w:hAnsi="Consolas"/>
                <w:b/>
                <w:bC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ps </w:t>
            </w:r>
            <w:r>
              <w:rPr>
                <w:rStyle w:val="nt"/>
                <w:rFonts w:ascii="Consolas" w:hAnsi="Consolas"/>
                <w:color w:val="000080"/>
                <w:sz w:val="20"/>
                <w:szCs w:val="20"/>
              </w:rPr>
              <w:t>-a</w:t>
            </w:r>
            <w:r>
              <w:rPr>
                <w:rFonts w:ascii="Consolas" w:hAnsi="Consolas"/>
                <w:sz w:val="20"/>
                <w:szCs w:val="20"/>
              </w:rPr>
              <w:t xml:space="preserve"> </w:t>
            </w:r>
            <w:r>
              <w:rPr>
                <w:rStyle w:val="c"/>
                <w:rFonts w:ascii="Consolas" w:hAnsi="Consolas"/>
                <w:i/>
                <w:iCs/>
                <w:color w:val="999988"/>
                <w:sz w:val="20"/>
                <w:szCs w:val="20"/>
              </w:rPr>
              <w:t># check exist</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컨테이너가 말끔히 삭제되었습니다. 호스트 OS는 아무런 흔적도 남아있지 않고 컨테이너만 격리된 상태로 실행되었다가 삭제되었습니다. 시스템이 꼬일 걱정이 없습니다.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pacing w:val="-8"/>
          <w:sz w:val="23"/>
          <w:szCs w:val="23"/>
        </w:rPr>
      </w:pPr>
      <w:r>
        <w:rPr>
          <w:rFonts w:ascii="맑은 고딕" w:eastAsia="맑은 고딕" w:hAnsi="맑은 고딕" w:hint="eastAsia"/>
          <w:color w:val="333333"/>
          <w:spacing w:val="-8"/>
          <w:sz w:val="23"/>
          <w:szCs w:val="23"/>
        </w:rPr>
        <w:t>중지된 컨테이너를 일일이 삭제 하는 건 귀찮은 일입니다. </w:t>
      </w:r>
      <w:r>
        <w:rPr>
          <w:rStyle w:val="HTML"/>
          <w:rFonts w:ascii="Consolas" w:hAnsi="Consolas"/>
          <w:color w:val="333333"/>
          <w:spacing w:val="-8"/>
          <w:sz w:val="21"/>
          <w:szCs w:val="21"/>
          <w:bdr w:val="none" w:sz="0" w:space="0" w:color="auto" w:frame="1"/>
          <w:shd w:val="clear" w:color="auto" w:fill="EFEFEF"/>
        </w:rPr>
        <w:t>docker rm -v $(docker ps -a -q -f status=exited)</w:t>
      </w:r>
      <w:r>
        <w:rPr>
          <w:rFonts w:ascii="맑은 고딕" w:eastAsia="맑은 고딕" w:hAnsi="맑은 고딕" w:hint="eastAsia"/>
          <w:color w:val="333333"/>
          <w:spacing w:val="-8"/>
          <w:sz w:val="23"/>
          <w:szCs w:val="23"/>
        </w:rPr>
        <w:t> 명령어를 입력하면 중지된 컨테이너 ID를 가져와서 한번에 삭제합니다.</w:t>
      </w:r>
    </w:p>
    <w:p w:rsidR="007324CE" w:rsidRDefault="007324CE" w:rsidP="00CB5036">
      <w:pPr>
        <w:pStyle w:val="a9"/>
        <w:spacing w:before="0" w:beforeAutospacing="0" w:after="0" w:afterAutospacing="0" w:line="405" w:lineRule="atLeast"/>
        <w:rPr>
          <w:rFonts w:ascii="맑은 고딕" w:eastAsia="맑은 고딕" w:hAnsi="맑은 고딕"/>
          <w:color w:val="333333"/>
          <w:spacing w:val="-8"/>
          <w:sz w:val="23"/>
          <w:szCs w:val="23"/>
        </w:rPr>
      </w:pPr>
    </w:p>
    <w:p w:rsidR="00CB5036" w:rsidRPr="007324CE" w:rsidRDefault="00CB5036" w:rsidP="00CB5036">
      <w:pPr>
        <w:pStyle w:val="3"/>
        <w:spacing w:before="0" w:beforeAutospacing="0" w:after="150" w:afterAutospacing="0"/>
        <w:rPr>
          <w:rFonts w:ascii="맑은 고딕" w:eastAsia="맑은 고딕" w:hAnsi="맑은 고딕"/>
          <w:bCs w:val="0"/>
          <w:color w:val="333333"/>
          <w:spacing w:val="-5"/>
          <w:sz w:val="29"/>
          <w:szCs w:val="29"/>
        </w:rPr>
      </w:pPr>
      <w:r w:rsidRPr="007324CE">
        <w:rPr>
          <w:rFonts w:ascii="맑은 고딕" w:eastAsia="맑은 고딕" w:hAnsi="맑은 고딕" w:hint="eastAsia"/>
          <w:bCs w:val="0"/>
          <w:color w:val="333333"/>
          <w:spacing w:val="-5"/>
          <w:sz w:val="29"/>
          <w:szCs w:val="29"/>
        </w:rPr>
        <w:t>이미지 목록 확인하기 (images)</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도커가 다운로드한 이미지 목록을 보는 명령어는 다음과 같습니다.</w:t>
      </w:r>
    </w:p>
    <w:p w:rsidR="00CB5036" w:rsidRDefault="00CB5036" w:rsidP="00CB503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images [OPTIONS] [REPOSITORY[:TAG]]</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간단하게 도커 이미지 목록을 확인해보겠습니다.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1505"/>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docker images</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8841"/>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lastRenderedPageBreak/>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REPOSITORY                  TAG                 IMAGE ID            CREATED             SIZE</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wordpress                   latest              b1fe82b15de9        43 hours ago        400.2 MB</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redis                       latest              45c3ea2cecac        44 hours ago        182.9 MB</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mysql                       5.7                 f3694c67abdb        46 hours ago        400.1 MB</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ubuntu                      16.04               104bec311bcd        4 weeks ago         129 MB</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teamlab/pydata-tensorflow   0.1                 7bdf5d7e0191        6 months ago        3.081 GB</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이미지 주소와 태그, ID, 생성시점, 용량이 보입니다. 이미지가 너무 많이 쌓이면 용량을 차지하기 때문에 사용하지 않는 이미지는 지우는 것이 좋습니다.</w:t>
      </w:r>
    </w:p>
    <w:p w:rsidR="007324CE" w:rsidRDefault="007324CE"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Pr="007324CE" w:rsidRDefault="00CB5036" w:rsidP="00CB5036">
      <w:pPr>
        <w:pStyle w:val="3"/>
        <w:spacing w:before="0" w:beforeAutospacing="0" w:after="150" w:afterAutospacing="0"/>
        <w:rPr>
          <w:rFonts w:ascii="맑은 고딕" w:eastAsia="맑은 고딕" w:hAnsi="맑은 고딕"/>
          <w:bCs w:val="0"/>
          <w:color w:val="333333"/>
          <w:spacing w:val="-5"/>
          <w:sz w:val="29"/>
          <w:szCs w:val="29"/>
        </w:rPr>
      </w:pPr>
      <w:r w:rsidRPr="007324CE">
        <w:rPr>
          <w:rFonts w:ascii="맑은 고딕" w:eastAsia="맑은 고딕" w:hAnsi="맑은 고딕" w:hint="eastAsia"/>
          <w:bCs w:val="0"/>
          <w:color w:val="333333"/>
          <w:spacing w:val="-5"/>
          <w:sz w:val="29"/>
          <w:szCs w:val="29"/>
        </w:rPr>
        <w:t>이미지 다운로드하기 (pull)</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이미지를 다운로드하는 명령어는 다음과 같습니다.</w:t>
      </w:r>
    </w:p>
    <w:p w:rsidR="00CB5036" w:rsidRDefault="00CB5036" w:rsidP="00CB503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pull [OPTIONS] NAME[:TAG|@DIGEST]</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ubuntu</w:t>
      </w:r>
      <w:proofErr w:type="gramStart"/>
      <w:r>
        <w:rPr>
          <w:rStyle w:val="HTML"/>
          <w:rFonts w:ascii="Consolas" w:hAnsi="Consolas"/>
          <w:color w:val="333333"/>
          <w:sz w:val="21"/>
          <w:szCs w:val="21"/>
          <w:bdr w:val="none" w:sz="0" w:space="0" w:color="auto" w:frame="1"/>
          <w:shd w:val="clear" w:color="auto" w:fill="EFEFEF"/>
        </w:rPr>
        <w:t>:14.04</w:t>
      </w:r>
      <w:r>
        <w:rPr>
          <w:rFonts w:ascii="맑은 고딕" w:eastAsia="맑은 고딕" w:hAnsi="맑은 고딕" w:hint="eastAsia"/>
          <w:color w:val="333333"/>
          <w:sz w:val="26"/>
          <w:szCs w:val="26"/>
        </w:rPr>
        <w:t>를</w:t>
      </w:r>
      <w:proofErr w:type="gramEnd"/>
      <w:r>
        <w:rPr>
          <w:rFonts w:ascii="맑은 고딕" w:eastAsia="맑은 고딕" w:hAnsi="맑은 고딕" w:hint="eastAsia"/>
          <w:color w:val="333333"/>
          <w:sz w:val="26"/>
          <w:szCs w:val="26"/>
        </w:rPr>
        <w:t xml:space="preserve"> 다운받아보겠습니다.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2715"/>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docker pull ubuntu:14.04</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run</w:t>
      </w:r>
      <w:r>
        <w:rPr>
          <w:rFonts w:ascii="맑은 고딕" w:eastAsia="맑은 고딕" w:hAnsi="맑은 고딕" w:hint="eastAsia"/>
          <w:color w:val="333333"/>
          <w:sz w:val="26"/>
          <w:szCs w:val="26"/>
        </w:rPr>
        <w:t>명령어를 입력하면 이미지가 없을 때 자동으로 다운받으니 </w:t>
      </w:r>
      <w:r>
        <w:rPr>
          <w:rStyle w:val="HTML"/>
          <w:rFonts w:ascii="Consolas" w:hAnsi="Consolas"/>
          <w:color w:val="333333"/>
          <w:sz w:val="21"/>
          <w:szCs w:val="21"/>
          <w:bdr w:val="none" w:sz="0" w:space="0" w:color="auto" w:frame="1"/>
          <w:shd w:val="clear" w:color="auto" w:fill="EFEFEF"/>
        </w:rPr>
        <w:t>pull</w:t>
      </w:r>
      <w:r>
        <w:rPr>
          <w:rFonts w:ascii="맑은 고딕" w:eastAsia="맑은 고딕" w:hAnsi="맑은 고딕" w:hint="eastAsia"/>
          <w:color w:val="333333"/>
          <w:sz w:val="26"/>
          <w:szCs w:val="26"/>
        </w:rPr>
        <w:t>명령어를 언제 쓰는지 궁금할 수 있는데 </w:t>
      </w:r>
      <w:r>
        <w:rPr>
          <w:rStyle w:val="HTML"/>
          <w:rFonts w:ascii="Consolas" w:hAnsi="Consolas"/>
          <w:color w:val="333333"/>
          <w:sz w:val="21"/>
          <w:szCs w:val="21"/>
          <w:bdr w:val="none" w:sz="0" w:space="0" w:color="auto" w:frame="1"/>
          <w:shd w:val="clear" w:color="auto" w:fill="EFEFEF"/>
        </w:rPr>
        <w:t>pull</w:t>
      </w:r>
      <w:r>
        <w:rPr>
          <w:rFonts w:ascii="맑은 고딕" w:eastAsia="맑은 고딕" w:hAnsi="맑은 고딕" w:hint="eastAsia"/>
          <w:color w:val="333333"/>
          <w:sz w:val="26"/>
          <w:szCs w:val="26"/>
        </w:rPr>
        <w:t>은 최신버전으로 다시 다운 받습니다. 같은 태그지만 이미지가 업데이트 된 경우는 </w:t>
      </w:r>
      <w:r>
        <w:rPr>
          <w:rStyle w:val="HTML"/>
          <w:rFonts w:ascii="Consolas" w:hAnsi="Consolas"/>
          <w:color w:val="333333"/>
          <w:sz w:val="21"/>
          <w:szCs w:val="21"/>
          <w:bdr w:val="none" w:sz="0" w:space="0" w:color="auto" w:frame="1"/>
          <w:shd w:val="clear" w:color="auto" w:fill="EFEFEF"/>
        </w:rPr>
        <w:t>pull</w:t>
      </w:r>
      <w:r>
        <w:rPr>
          <w:rFonts w:ascii="맑은 고딕" w:eastAsia="맑은 고딕" w:hAnsi="맑은 고딕" w:hint="eastAsia"/>
          <w:color w:val="333333"/>
          <w:sz w:val="26"/>
          <w:szCs w:val="26"/>
        </w:rPr>
        <w:t>명령어를 통해 새로 다운받을 수 있습니다.</w:t>
      </w: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이미지 삭제하기 (rmi)</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이미지를 삭제하는 방법은 다음과 같습니다.</w:t>
      </w:r>
    </w:p>
    <w:p w:rsidR="00CB5036" w:rsidRDefault="00CB5036" w:rsidP="00CB503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rmi [OPTIONS] IMAGE [IMAGE...]</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images</w:t>
      </w:r>
      <w:r>
        <w:rPr>
          <w:rFonts w:ascii="맑은 고딕" w:eastAsia="맑은 고딕" w:hAnsi="맑은 고딕" w:hint="eastAsia"/>
          <w:color w:val="333333"/>
          <w:sz w:val="26"/>
          <w:szCs w:val="26"/>
        </w:rPr>
        <w:t>명령어를 통해 얻은 이미지 목록에서 이미지 ID를 입력하면 삭제가 됩니다. 단, 컨테이너가 실행중인 이미지는 삭제되지 않습니다. 컨테이너는 이미지들의 레이어를 기반으로 실행중이므로 당연히 삭제할 수 없습니다.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tensorflow는 더 이상 사용하지 않으니 이미지를 제거해보겠습니다.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370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images </w:t>
            </w:r>
            <w:r>
              <w:rPr>
                <w:rStyle w:val="c"/>
                <w:rFonts w:ascii="Consolas" w:hAnsi="Consolas"/>
                <w:i/>
                <w:iCs/>
                <w:color w:val="999988"/>
                <w:sz w:val="20"/>
                <w:szCs w:val="20"/>
              </w:rPr>
              <w:t># get image ID</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rmi </w:t>
            </w:r>
            <w:r>
              <w:rPr>
                <w:rStyle w:val="k"/>
                <w:rFonts w:ascii="Consolas" w:hAnsi="Consolas"/>
                <w:b/>
                <w:bCs/>
                <w:sz w:val="20"/>
                <w:szCs w:val="20"/>
              </w:rPr>
              <w:t>${</w:t>
            </w:r>
            <w:r>
              <w:rPr>
                <w:rStyle w:val="nv"/>
                <w:rFonts w:ascii="Consolas" w:hAnsi="Consolas"/>
                <w:color w:val="008080"/>
                <w:sz w:val="20"/>
                <w:szCs w:val="20"/>
              </w:rPr>
              <w:t>TENSORFLOW_IMAGE_ID</w:t>
            </w:r>
            <w:r>
              <w:rPr>
                <w:rStyle w:val="k"/>
                <w:rFonts w:ascii="Consolas" w:hAnsi="Consolas"/>
                <w:b/>
                <w:bCs/>
                <w:sz w:val="20"/>
                <w:szCs w:val="20"/>
              </w:rPr>
              <w:t>}</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8740"/>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lastRenderedPageBreak/>
              <w:t>23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39</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Untagged: teamlab/pydata-tensorflow:0.1</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Untagged: teamlab/pydata-tensorflow@sha256:cb5e036afc0aa647a6fe1f384475275aeed946c751de5209d84282c986589b7f</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sha256:7bdf5d7e0191a6133a385ac69ec6a07be46b08cf5b5e6b826a89b9b47aadabe5</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sha256:9d72165f240630813a39e2f802a75f45caa2bc230881fa73c2f620c4b04686b5</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sha256:5c90ba76fff96b155b8a9446f2fb42d2ae04566832f3929df41dc52c0ae462ae</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sha256:1e23db6b02673d34c54fe87ec958ae8f2e310ca4aa911c7f8488b6c7988bfba0</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sha256:759641367a6788b55361f9eeedcbc356f8e464ef794a883b5621fba6e23c6b18</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sha256:b5d017cd48c0d8461230b5ab0aed68e27a4018996344470db3c4b5adba10b49f</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sha256:470cdb158a12a416ffebde8d299fdbde28d56da062c701bf7a51d6484f777e97</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sha256:d136c3aea28597fadb667a084a6e5701e287fd36f03cc9555b0e5bca2e674f9b</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sha256:e62e6cce767baec3711dc1ec8cfcd76f68b88a6ca9ffcd2f3d22345048a0f8d7</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sha256:8e0761516c1c1ad792c9e67d1541d574905f067cb3b67e19a3af58ca7389eee9</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sha256:ad45f6539a6ce95216c9990d26b4b2e44c0b50637c1f0949b6965610b023fd97</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sha256:ebe200261801abef54e60699c098def3a4bd39a7b4833f164b99e23a88e8a98a</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sha256:698c310f0ec8a1f607a59f15a6affa7d9d21e21d9eaf6eb65b6ab6f33fcb62b4</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sha256:e5da0b4fd6d0143d7953e47a244a9be16919d1f4018e128e82fba6df967e790e</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sha256:7d8ffbfe2c1a55581e08b81f34506a746022e5beeb85f5848154b0b7d41208cf</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Deleted: sha256:854cd556e616f5e5b21cd69f1e7c0d225c9b28eb5cf653aa4aa0937930298d72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sha256:10e6f47febf1912a4d7a08b7652e360905a6ba8b76f188fd167c8d6afa09951a</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sha256:737ee41ad49072c9ba8301a17751e16d69c1045df74ac77f4ae05f849b08faec</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sha256:62b01cf4b1440085b0b9311372eb8acb509581faf655b2837a2e234c12fdfd24</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sha256:7dcdbe5fc9a2290d596e3bab8052c3141a69a451a29a98bd12678a7139891094</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sha256:8a9f069492b445dc889f9639572dc289f7c3fc1ac4d597a7468614fa2c624091</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sha256:34a63dcc0c5574597918a8e9df80e364f9fec88c0f4e25a0e5187acd241773ad</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sha256:af6fa43db2e379d3f0f3f36d61a0ece782133314c678d7223872eb7158f102ba</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sha256:efbafc7aa3a87241c10bf0c495672cf4a7b0cc2d23db06120ae1e13528316f82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sha256:ea0c616be3659f71afce45eff2e28e51e04b25f1ae58b306521e6877f3adf2df</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sha256:f2dccb8902ea3d85aa9a954af894f59100fc00fa78c09b213c76dcf2727e3c3e</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sha256:3fe0adbd3614d696ded87bcb47aed81f49b113770a3778e276cd88abe9010b9f</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sha256:b88d260c0bcff3b4434a39ba33f58a2f9807400d664185057edd393133630242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sha256:4de08f41d77237b2dbc0660036fe8352fdbacf6e079623d318003ed7e833a40a</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sha256:f32c8f02713c719181c2bf32be13dbd333932411d5fc3e0b6cfb780da8bb8124</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sha256:985d69571ed5d6d7e69bf58232fd8f30f8cd4ac77f41122a80fdab56347ec22d</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sha256:8509bc9969877f784fa6e704098cbcf77d694596644f389c5a2fefe5267878ab</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sha256:0ad5b9ed74fe2eee856b368d426cdd9335a6a6ecec0c4c705b5153c219a82692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sha256:b159c847c5b9b899c23eba59395a4d7b7b275a8c686191ed6c4ef21ceadad8a2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sha256:89e9f76552fd1a8d249c1e133e4c8964fe1f9104bb708db1e0ca6f6171ee4c22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Deleted: sha256:6d31e1827ca8f5037077314b2403eabd82590f9eae8baf956a2c2a819db68d4e</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Deleted: sha256:7f4734de8e3dd402f10030f06bcb8781129b1eb6a25c58811a76d015f2a0982f</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이미지가 삭제되었습니다. 이미지는 여러개의 레이어로 구성되어 있기 때문에 모든 레이어가 삭제된 것을 알 수 있습니다.</w:t>
      </w:r>
    </w:p>
    <w:p w:rsidR="00CB5036" w:rsidRDefault="00CB5036" w:rsidP="00CB5036">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t>컨테이너 둘러보기</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도커에 대한 아주아주아주 기본적인 명령어를 살펴보았습니다. 사실 저 명령어들과 이번에 살펴볼 </w:t>
      </w:r>
      <w:r>
        <w:rPr>
          <w:rStyle w:val="HTML"/>
          <w:rFonts w:ascii="Consolas" w:hAnsi="Consolas"/>
          <w:color w:val="333333"/>
          <w:sz w:val="21"/>
          <w:szCs w:val="21"/>
          <w:bdr w:val="none" w:sz="0" w:space="0" w:color="auto" w:frame="1"/>
          <w:shd w:val="clear" w:color="auto" w:fill="EFEFEF"/>
        </w:rPr>
        <w:t>log</w:t>
      </w:r>
      <w:r>
        <w:rPr>
          <w:rFonts w:ascii="맑은 고딕" w:eastAsia="맑은 고딕" w:hAnsi="맑은 고딕" w:hint="eastAsia"/>
          <w:color w:val="333333"/>
          <w:sz w:val="26"/>
          <w:szCs w:val="26"/>
        </w:rPr>
        <w:t>, </w:t>
      </w:r>
      <w:r>
        <w:rPr>
          <w:rStyle w:val="HTML"/>
          <w:rFonts w:ascii="Consolas" w:hAnsi="Consolas"/>
          <w:color w:val="333333"/>
          <w:sz w:val="21"/>
          <w:szCs w:val="21"/>
          <w:bdr w:val="none" w:sz="0" w:space="0" w:color="auto" w:frame="1"/>
          <w:shd w:val="clear" w:color="auto" w:fill="EFEFEF"/>
        </w:rPr>
        <w:t>exec</w:t>
      </w:r>
      <w:r>
        <w:rPr>
          <w:rFonts w:ascii="맑은 고딕" w:eastAsia="맑은 고딕" w:hAnsi="맑은 고딕" w:hint="eastAsia"/>
          <w:color w:val="333333"/>
          <w:sz w:val="26"/>
          <w:szCs w:val="26"/>
        </w:rPr>
        <w:t> 명령어를 익히면 도커에서 사용하는 명령어는 거의 다 익혔다고 할 수 있습니다. 다른 명령어는 필요에 따라 하나하나 살펴보면 됩니다.</w:t>
      </w:r>
    </w:p>
    <w:p w:rsidR="007324CE" w:rsidRDefault="007324CE"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Pr="007324CE" w:rsidRDefault="00CB5036" w:rsidP="00CB5036">
      <w:pPr>
        <w:pStyle w:val="3"/>
        <w:spacing w:before="0" w:beforeAutospacing="0" w:after="150" w:afterAutospacing="0"/>
        <w:rPr>
          <w:rFonts w:ascii="맑은 고딕" w:eastAsia="맑은 고딕" w:hAnsi="맑은 고딕"/>
          <w:bCs w:val="0"/>
          <w:color w:val="333333"/>
          <w:spacing w:val="-5"/>
          <w:sz w:val="29"/>
          <w:szCs w:val="29"/>
        </w:rPr>
      </w:pPr>
      <w:r w:rsidRPr="007324CE">
        <w:rPr>
          <w:rFonts w:ascii="맑은 고딕" w:eastAsia="맑은 고딕" w:hAnsi="맑은 고딕" w:hint="eastAsia"/>
          <w:bCs w:val="0"/>
          <w:color w:val="333333"/>
          <w:spacing w:val="-5"/>
          <w:sz w:val="29"/>
          <w:szCs w:val="29"/>
        </w:rPr>
        <w:t>컨테이너 로그 보기 (logs)</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컨테이너가 정상적으로 동작하는지 확인하는 좋은 방법은 로그를 확인하는 것 입니다. 로그를 확인하는 방법은 다음과 같습니다.</w:t>
      </w:r>
    </w:p>
    <w:p w:rsidR="00CB5036" w:rsidRDefault="00CB5036" w:rsidP="00CB503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logs [OPTIONS] CONTAINER</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기본 옵션과, </w:t>
      </w:r>
      <w:r>
        <w:rPr>
          <w:rStyle w:val="HTML"/>
          <w:rFonts w:ascii="Consolas" w:hAnsi="Consolas"/>
          <w:color w:val="333333"/>
          <w:sz w:val="21"/>
          <w:szCs w:val="21"/>
          <w:bdr w:val="none" w:sz="0" w:space="0" w:color="auto" w:frame="1"/>
          <w:shd w:val="clear" w:color="auto" w:fill="EFEFEF"/>
        </w:rPr>
        <w:t>-f</w:t>
      </w:r>
      <w:r>
        <w:rPr>
          <w:rFonts w:ascii="맑은 고딕" w:eastAsia="맑은 고딕" w:hAnsi="맑은 고딕" w:hint="eastAsia"/>
          <w:color w:val="333333"/>
          <w:sz w:val="26"/>
          <w:szCs w:val="26"/>
        </w:rPr>
        <w:t>, </w:t>
      </w:r>
      <w:r>
        <w:rPr>
          <w:rStyle w:val="HTML"/>
          <w:rFonts w:ascii="Consolas" w:hAnsi="Consolas"/>
          <w:color w:val="333333"/>
          <w:sz w:val="21"/>
          <w:szCs w:val="21"/>
          <w:bdr w:val="none" w:sz="0" w:space="0" w:color="auto" w:frame="1"/>
          <w:shd w:val="clear" w:color="auto" w:fill="EFEFEF"/>
        </w:rPr>
        <w:t>--tail</w:t>
      </w:r>
      <w:r>
        <w:rPr>
          <w:rFonts w:ascii="맑은 고딕" w:eastAsia="맑은 고딕" w:hAnsi="맑은 고딕" w:hint="eastAsia"/>
          <w:color w:val="333333"/>
          <w:sz w:val="26"/>
          <w:szCs w:val="26"/>
        </w:rPr>
        <w:t> 옵션을 살펴봅니다.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기존에 생성해 놓은 워드프레스 컨테이너 로그를 확인해 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414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docker ps</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logs </w:t>
            </w:r>
            <w:r>
              <w:rPr>
                <w:rStyle w:val="k"/>
                <w:rFonts w:ascii="Consolas" w:hAnsi="Consolas"/>
                <w:b/>
                <w:bCs/>
                <w:sz w:val="20"/>
                <w:szCs w:val="20"/>
              </w:rPr>
              <w:t>${</w:t>
            </w:r>
            <w:r>
              <w:rPr>
                <w:rStyle w:val="nv"/>
                <w:rFonts w:ascii="Consolas" w:hAnsi="Consolas"/>
                <w:color w:val="008080"/>
                <w:sz w:val="20"/>
                <w:szCs w:val="20"/>
              </w:rPr>
              <w:t>WORDPRESS_CONTAINER_ID</w:t>
            </w:r>
            <w:r>
              <w:rPr>
                <w:rStyle w:val="k"/>
                <w:rFonts w:ascii="Consolas" w:hAnsi="Consolas"/>
                <w:b/>
                <w:bCs/>
                <w:sz w:val="20"/>
                <w:szCs w:val="20"/>
              </w:rPr>
              <w:t>}</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8731"/>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lastRenderedPageBreak/>
              <w:t>11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24</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WordPress not found in /var/www/html - copying now...</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Complete! WordPress has been successfully copied to /var/www/html</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AH00558: apache2: Could not reliably determine the server's fully qualified domain name, using 172.17.0.4. Set the 'ServerName' directive globally to suppress this message</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AH00558: apache2: Could not reliably determine the server's fully qualified domain name, using 172.17.0.4. Set the 'ServerName' directive globally to suppress this message</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[Thu Jan 19 16:10:16.507735 2017] [mpm_prefork:notice] [pid 1] AH00163: Apache/2.4.10 (Debian) PHP/5.6.29 configured -- resuming normal operations</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[Thu Jan 19 16:10:16.507776 2017] [core:notice] [pid 1] AH00094: Command line: 'apache2 -D FOREGROUND'</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[19/Jan/2017:16:11:54 +0000] "GET / HTTP/1.1" 302 379 "-"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[19/Jan/2017:16:11:54 +0000] "GET /wp-admin/install.php HTTP/1.1" 200 2513 "-"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/wp-includes/css/buttons.min.css?ver=4.7.1 HTTP/1.1" 200 1698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/wp-includes/js/zxcvbn-async.min.js?ver=1.0 HTTP/1.1" 200 582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/wp-admin/css/install.min.css?ver=4.7.1 HTTP/1.1" 200 2329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/wp-includes/js/jquery/jquery-migrate.min.js?ver=1.4.1 HTTP/1.1" 200 4366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/wp-includes/js/jquery/jquery.js?ver=1.12.4 HTTP/1.1" 200 34120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/wp-admin/js/password-strength-meter.min.js?ver=4.7.1 HTTP/1.1" 200 825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/wp-includes/js/wp-util.min.js?ver=4.7.1 HTTP/1.1" 200 924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/wp-admin/js/user-profile.min.js?ver=4.7.1 HTTP/1.1" 200 2590 "http://localhost:8080/wp-</w:t>
            </w:r>
            <w:r>
              <w:rPr>
                <w:rFonts w:ascii="Consolas" w:hAnsi="Consolas"/>
                <w:sz w:val="20"/>
                <w:szCs w:val="20"/>
              </w:rPr>
              <w:lastRenderedPageBreak/>
              <w:t>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/wp-includes/js/underscore.min.js?ver=1.8.3 HTTP/1.1" 200 6173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/wp-includes/css/dashicons.min.css?ver=4.7.1 HTTP/1.1" 200 28951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/wp-admin/images/wordpress-logo.svg?ver=20131107 HTTP/1.1" 200 1810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[19/Jan/2017:16:12:02 +0000] "GET /wp-includes/js/zxcvbn.min.js HTTP/1.1" 200 330747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[19/Jan/2017:16:12:02 +0000] "GET /favicon.ico HTTP/1.1" 200 229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::1 - - [19/Jan/2017:16:12:08 +0000] "OPTIONS * HTTP/1.0" 200 126 "-" "Apache/2.4.10 (Debian) PHP/5.6.29 (internal dummy connection)"</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::1 - - [19/Jan/2017:16:12:09 +0000] "OPTIONS * HTTP/1.0" 200 126 "-" "Apache/2.4.10 (Debian) PHP/5.6.29 (internal dummy connection)"</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::1 - - [19/Jan/2017:16:12:10 +0000] "OPTIONS * HTTP/1.0" 200 126 "-" "Apache/2.4.10 (Debian) PHP/5.6.29 (internal dummy connection)"</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아무 옵션을 주지 않았을 때는 전체 로그를 전부 다 출력합니다. 너무 많으니 </w:t>
      </w:r>
      <w:r>
        <w:rPr>
          <w:rStyle w:val="HTML"/>
          <w:rFonts w:ascii="Consolas" w:hAnsi="Consolas"/>
          <w:color w:val="333333"/>
          <w:sz w:val="21"/>
          <w:szCs w:val="21"/>
          <w:bdr w:val="none" w:sz="0" w:space="0" w:color="auto" w:frame="1"/>
          <w:shd w:val="clear" w:color="auto" w:fill="EFEFEF"/>
        </w:rPr>
        <w:t>--tail</w:t>
      </w:r>
      <w:r>
        <w:rPr>
          <w:rFonts w:ascii="맑은 고딕" w:eastAsia="맑은 고딕" w:hAnsi="맑은 고딕" w:hint="eastAsia"/>
          <w:color w:val="333333"/>
          <w:sz w:val="26"/>
          <w:szCs w:val="26"/>
        </w:rPr>
        <w:t>옵션으로 마지막 10줄만 출력해 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524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logs </w:t>
            </w:r>
            <w:r>
              <w:rPr>
                <w:rStyle w:val="nt"/>
                <w:rFonts w:ascii="Consolas" w:hAnsi="Consolas"/>
                <w:color w:val="000080"/>
                <w:sz w:val="20"/>
                <w:szCs w:val="20"/>
              </w:rPr>
              <w:t>--tail</w:t>
            </w:r>
            <w:r>
              <w:rPr>
                <w:rFonts w:ascii="Consolas" w:hAnsi="Consolas"/>
                <w:sz w:val="20"/>
                <w:szCs w:val="20"/>
              </w:rPr>
              <w:t xml:space="preserve"> 10 </w:t>
            </w:r>
            <w:r>
              <w:rPr>
                <w:rStyle w:val="k"/>
                <w:rFonts w:ascii="Consolas" w:hAnsi="Consolas"/>
                <w:b/>
                <w:bCs/>
                <w:sz w:val="20"/>
                <w:szCs w:val="20"/>
              </w:rPr>
              <w:t>${</w:t>
            </w:r>
            <w:r>
              <w:rPr>
                <w:rStyle w:val="nv"/>
                <w:rFonts w:ascii="Consolas" w:hAnsi="Consolas"/>
                <w:color w:val="008080"/>
                <w:sz w:val="20"/>
                <w:szCs w:val="20"/>
              </w:rPr>
              <w:t>WORDPRESS_CONTAINER_ID</w:t>
            </w:r>
            <w:r>
              <w:rPr>
                <w:rStyle w:val="k"/>
                <w:rFonts w:ascii="Consolas" w:hAnsi="Consolas"/>
                <w:b/>
                <w:bCs/>
                <w:sz w:val="20"/>
                <w:szCs w:val="20"/>
              </w:rPr>
              <w:t>}</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8731"/>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lastRenderedPageBreak/>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10</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172.17.0.1 - - [19/Jan/2017:16:12:01 +0000] "GET /wp-includes/js/wp-util.min.js?ver=4.7.1 HTTP/1.1" 200 924 "http://localhost:8080/wp-</w:t>
            </w:r>
            <w:r>
              <w:rPr>
                <w:rFonts w:ascii="Consolas" w:hAnsi="Consolas"/>
                <w:sz w:val="20"/>
                <w:szCs w:val="20"/>
              </w:rPr>
              <w:lastRenderedPageBreak/>
              <w:t>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/wp-admin/js/user-profile.min.js?ver=4.7.1 HTTP/1.1" 200 2590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/wp-includes/js/underscore.min.js?ver=1.8.3 HTTP/1.1" 200 6173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/wp-includes/css/dashicons.min.css?ver=4.7.1 HTTP/1.1" 200 28951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[19/Jan/2017:16:12:01 +0000] "GET /wp-admin/images/wordpress-logo.svg?ver=20131107 HTTP/1.1" 200 1810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[19/Jan/2017:16:12:02 +0000] "GET /wp-includes/js/zxcvbn.min.js HTTP/1.1" 200 330747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172.17.0.1 - - [19/Jan/2017:16:12:02 +0000] "GET /favicon.ico HTTP/1.1" 200 229 "http://localhost:8080/wp-admin/install.php" "Mozilla/5.0 (Macintosh; Intel Mac OS X 10_12_2) AppleWebKit/602.3.12 (KHTML, like Gecko) Version/10.0.2 Safari/602.3.12"</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::1 - - [19/Jan/2017:16:12:08 +0000] "OPTIONS * HTTP/1.0" 200 126 "-" "Apache/2.4.10 (Debian) PHP/5.6.29 (internal dummy connection)"</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::1 - - [19/Jan/2017:16:12:09 +0000] "OPTIONS * HTTP/1.0" 200 126 "-" "Apache/2.4.10 (Debian) PHP/5.6.29 (internal dummy connection)"</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::1 - - [19/Jan/2017:16:12:10 +0000] "OPTIONS * HTTP/1.0" 200 126 "-" "Apache/2.4.10 (Debian) PHP/5.6.29 (internal dummy connection)"</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마지막 10줄만 보니 좀 나아 보입니다. 이제 실시간으로 로그가 생성되는 걸 확인해보겠습니다. </w:t>
      </w:r>
      <w:r>
        <w:rPr>
          <w:rStyle w:val="HTML"/>
          <w:rFonts w:ascii="Consolas" w:hAnsi="Consolas"/>
          <w:color w:val="333333"/>
          <w:sz w:val="21"/>
          <w:szCs w:val="21"/>
          <w:bdr w:val="none" w:sz="0" w:space="0" w:color="auto" w:frame="1"/>
          <w:shd w:val="clear" w:color="auto" w:fill="EFEFEF"/>
        </w:rPr>
        <w:t>-f</w:t>
      </w:r>
      <w:r>
        <w:rPr>
          <w:rFonts w:ascii="맑은 고딕" w:eastAsia="맑은 고딕" w:hAnsi="맑은 고딕" w:hint="eastAsia"/>
          <w:color w:val="333333"/>
          <w:sz w:val="26"/>
          <w:szCs w:val="26"/>
        </w:rPr>
        <w:t> 옵션으로 실행합니다.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447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logs </w:t>
            </w:r>
            <w:r>
              <w:rPr>
                <w:rStyle w:val="nt"/>
                <w:rFonts w:ascii="Consolas" w:hAnsi="Consolas"/>
                <w:color w:val="000080"/>
                <w:sz w:val="20"/>
                <w:szCs w:val="20"/>
              </w:rPr>
              <w:t>-f</w:t>
            </w:r>
            <w:r>
              <w:rPr>
                <w:rFonts w:ascii="Consolas" w:hAnsi="Consolas"/>
                <w:sz w:val="20"/>
                <w:szCs w:val="20"/>
              </w:rPr>
              <w:t xml:space="preserve"> </w:t>
            </w:r>
            <w:r>
              <w:rPr>
                <w:rStyle w:val="k"/>
                <w:rFonts w:ascii="Consolas" w:hAnsi="Consolas"/>
                <w:b/>
                <w:bCs/>
                <w:sz w:val="20"/>
                <w:szCs w:val="20"/>
              </w:rPr>
              <w:t>${</w:t>
            </w:r>
            <w:r>
              <w:rPr>
                <w:rStyle w:val="nv"/>
                <w:rFonts w:ascii="Consolas" w:hAnsi="Consolas"/>
                <w:color w:val="008080"/>
                <w:sz w:val="20"/>
                <w:szCs w:val="20"/>
              </w:rPr>
              <w:t>WORDPRESS_CONTAINER_ID</w:t>
            </w:r>
            <w:r>
              <w:rPr>
                <w:rStyle w:val="k"/>
                <w:rFonts w:ascii="Consolas" w:hAnsi="Consolas"/>
                <w:b/>
                <w:bCs/>
                <w:sz w:val="20"/>
                <w:szCs w:val="20"/>
              </w:rPr>
              <w:t>}</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로그를 켜 놓은 상태에서 워드프레스 페이지를 새로고침하면 브라우저 접속 로그가 실시간으로 보입니다. 가장 흔하게 사용하는 옵션이고 로그 보기를 중지하려면 </w:t>
      </w:r>
      <w:r>
        <w:rPr>
          <w:rStyle w:val="HTML"/>
          <w:rFonts w:ascii="Consolas" w:hAnsi="Consolas"/>
          <w:color w:val="333333"/>
          <w:sz w:val="21"/>
          <w:szCs w:val="21"/>
          <w:bdr w:val="none" w:sz="0" w:space="0" w:color="auto" w:frame="1"/>
          <w:shd w:val="clear" w:color="auto" w:fill="EFEFEF"/>
        </w:rPr>
        <w:t>ctrl</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c</w:t>
      </w:r>
      <w:r>
        <w:rPr>
          <w:rFonts w:ascii="맑은 고딕" w:eastAsia="맑은 고딕" w:hAnsi="맑은 고딕" w:hint="eastAsia"/>
          <w:color w:val="333333"/>
          <w:sz w:val="26"/>
          <w:szCs w:val="26"/>
        </w:rPr>
        <w:t>를 입력하면 됩니다.</w:t>
      </w:r>
    </w:p>
    <w:p w:rsidR="007324CE" w:rsidRDefault="007324CE"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로그에 대해 좀 더 자세히</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프로그램마다 로그 파일은 제각각 생길텐데 어떻게 저 로그가 나올까 라는 의문이 생깁니다. 도커는 로그파일을 자동으로 알아채는게 아니라 </w:t>
      </w:r>
      <w:hyperlink r:id="rId61" w:history="1">
        <w:r>
          <w:rPr>
            <w:rStyle w:val="a8"/>
            <w:rFonts w:ascii="맑은 고딕" w:eastAsia="맑은 고딕" w:hAnsi="맑은 고딕" w:hint="eastAsia"/>
            <w:color w:val="DB4D5E"/>
            <w:sz w:val="26"/>
            <w:szCs w:val="26"/>
          </w:rPr>
          <w:t>표준 스트림</w:t>
        </w:r>
      </w:hyperlink>
      <w:r>
        <w:rPr>
          <w:rFonts w:ascii="맑은 고딕" w:eastAsia="맑은 고딕" w:hAnsi="맑은 고딕" w:hint="eastAsia"/>
          <w:color w:val="333333"/>
          <w:sz w:val="26"/>
          <w:szCs w:val="26"/>
          <w:vertAlign w:val="subscript"/>
        </w:rPr>
        <w:t>Standard streams</w:t>
      </w:r>
      <w:r>
        <w:rPr>
          <w:rFonts w:ascii="맑은 고딕" w:eastAsia="맑은 고딕" w:hAnsi="맑은 고딕" w:hint="eastAsia"/>
          <w:color w:val="333333"/>
          <w:sz w:val="26"/>
          <w:szCs w:val="26"/>
        </w:rPr>
        <w:t> 중 </w:t>
      </w:r>
      <w:r>
        <w:rPr>
          <w:rStyle w:val="HTML"/>
          <w:rFonts w:ascii="Consolas" w:hAnsi="Consolas"/>
          <w:color w:val="333333"/>
          <w:sz w:val="21"/>
          <w:szCs w:val="21"/>
          <w:bdr w:val="none" w:sz="0" w:space="0" w:color="auto" w:frame="1"/>
          <w:shd w:val="clear" w:color="auto" w:fill="EFEFEF"/>
        </w:rPr>
        <w:t>stdout</w:t>
      </w:r>
      <w:r>
        <w:rPr>
          <w:rFonts w:ascii="맑은 고딕" w:eastAsia="맑은 고딕" w:hAnsi="맑은 고딕" w:hint="eastAsia"/>
          <w:color w:val="333333"/>
          <w:sz w:val="26"/>
          <w:szCs w:val="26"/>
        </w:rPr>
        <w:t>, </w:t>
      </w:r>
      <w:r>
        <w:rPr>
          <w:rStyle w:val="HTML"/>
          <w:rFonts w:ascii="Consolas" w:hAnsi="Consolas"/>
          <w:color w:val="333333"/>
          <w:sz w:val="21"/>
          <w:szCs w:val="21"/>
          <w:bdr w:val="none" w:sz="0" w:space="0" w:color="auto" w:frame="1"/>
          <w:shd w:val="clear" w:color="auto" w:fill="EFEFEF"/>
        </w:rPr>
        <w:t>stderr</w:t>
      </w:r>
      <w:r>
        <w:rPr>
          <w:rFonts w:ascii="맑은 고딕" w:eastAsia="맑은 고딕" w:hAnsi="맑은 고딕" w:hint="eastAsia"/>
          <w:color w:val="333333"/>
          <w:sz w:val="26"/>
          <w:szCs w:val="26"/>
        </w:rPr>
        <w:t>를 수집합니다. 따라서 컨테이너에서 실행되는 프로그램의 로그 설정을 파일이 아닌 표준출력으로 바꾸어야 합니다. 단지 출력 방식만 바꾸는 것으로 모든 컨테이너는 로그에 대해 같은 방식으로 관리할 수 있게 됩니다.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또하나 중요한 점은 컨테이너의 로그파일은 json 방식으로 어딘가에 저장이 됩니다. 로그가 많으면 은근히 파일이 차지하는 용량이 커지므로 주의해야합니다. 도커는 다양한 플러그인을 지원하여 json이 아닌 특정 로그 서비스에 스트림을 전달할 수 있습니다. 어느 정도 앱의 규모가 커지면 기본적인 방식 대신 로그 서비스를 이용하는 걸 고려해야 합니다.</w:t>
      </w:r>
    </w:p>
    <w:p w:rsidR="007324CE" w:rsidRDefault="007324CE"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Pr="007324CE" w:rsidRDefault="00CB5036" w:rsidP="00CB5036">
      <w:pPr>
        <w:pStyle w:val="3"/>
        <w:spacing w:before="0" w:beforeAutospacing="0" w:after="150" w:afterAutospacing="0"/>
        <w:rPr>
          <w:rFonts w:ascii="맑은 고딕" w:eastAsia="맑은 고딕" w:hAnsi="맑은 고딕"/>
          <w:bCs w:val="0"/>
          <w:color w:val="333333"/>
          <w:spacing w:val="-5"/>
          <w:sz w:val="29"/>
          <w:szCs w:val="29"/>
        </w:rPr>
      </w:pPr>
      <w:r w:rsidRPr="007324CE">
        <w:rPr>
          <w:rFonts w:ascii="맑은 고딕" w:eastAsia="맑은 고딕" w:hAnsi="맑은 고딕" w:hint="eastAsia"/>
          <w:bCs w:val="0"/>
          <w:color w:val="333333"/>
          <w:spacing w:val="-5"/>
          <w:sz w:val="29"/>
          <w:szCs w:val="29"/>
        </w:rPr>
        <w:t>컨테이너 명령어 실행하기 (exec)</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컨테이너를 관리하다 보면 실행중인 컨테이너에 들어가보거나 컨테이너의 파일을 실행하고 싶을 때가 있습니다. 컨테이너에 </w:t>
      </w:r>
      <w:r>
        <w:rPr>
          <w:rStyle w:val="HTML"/>
          <w:rFonts w:ascii="Consolas" w:hAnsi="Consolas"/>
          <w:color w:val="333333"/>
          <w:sz w:val="21"/>
          <w:szCs w:val="21"/>
          <w:bdr w:val="none" w:sz="0" w:space="0" w:color="auto" w:frame="1"/>
          <w:shd w:val="clear" w:color="auto" w:fill="EFEFEF"/>
        </w:rPr>
        <w:t>SSH</w:t>
      </w:r>
      <w:r>
        <w:rPr>
          <w:rFonts w:ascii="맑은 고딕" w:eastAsia="맑은 고딕" w:hAnsi="맑은 고딕" w:hint="eastAsia"/>
          <w:color w:val="333333"/>
          <w:sz w:val="26"/>
          <w:szCs w:val="26"/>
        </w:rPr>
        <w:t>를 설치하면 되지 않을까? 라고 생각할 수 있지만 SSH는 권장하지 않습니다. 예전에는 </w:t>
      </w:r>
      <w:hyperlink r:id="rId62" w:history="1">
        <w:r>
          <w:rPr>
            <w:rStyle w:val="a8"/>
            <w:rFonts w:ascii="맑은 고딕" w:eastAsia="맑은 고딕" w:hAnsi="맑은 고딕" w:hint="eastAsia"/>
            <w:color w:val="DB4D5E"/>
            <w:sz w:val="26"/>
            <w:szCs w:val="26"/>
          </w:rPr>
          <w:t>nsenter</w:t>
        </w:r>
      </w:hyperlink>
      <w:r>
        <w:rPr>
          <w:rFonts w:ascii="맑은 고딕" w:eastAsia="맑은 고딕" w:hAnsi="맑은 고딕" w:hint="eastAsia"/>
          <w:color w:val="333333"/>
          <w:sz w:val="26"/>
          <w:szCs w:val="26"/>
        </w:rPr>
        <w:t>라는 프로그램을 이용하였는데 docker에 </w:t>
      </w:r>
      <w:r>
        <w:rPr>
          <w:rStyle w:val="HTML"/>
          <w:rFonts w:ascii="Consolas" w:hAnsi="Consolas"/>
          <w:color w:val="333333"/>
          <w:sz w:val="21"/>
          <w:szCs w:val="21"/>
          <w:bdr w:val="none" w:sz="0" w:space="0" w:color="auto" w:frame="1"/>
          <w:shd w:val="clear" w:color="auto" w:fill="EFEFEF"/>
        </w:rPr>
        <w:t>exec</w:t>
      </w:r>
      <w:r>
        <w:rPr>
          <w:rFonts w:ascii="맑은 고딕" w:eastAsia="맑은 고딕" w:hAnsi="맑은 고딕" w:hint="eastAsia"/>
          <w:color w:val="333333"/>
          <w:sz w:val="26"/>
          <w:szCs w:val="26"/>
        </w:rPr>
        <w:t>라는 명령어로 흡수되었습니다.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 명령어를 실행하는 방법은 다음과 같습니다.</w:t>
      </w:r>
    </w:p>
    <w:p w:rsidR="00CB5036" w:rsidRDefault="00CB5036" w:rsidP="00CB5036">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exec [OPTIONS] CONTAINER COMMAND [ARG...]</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run</w:t>
      </w:r>
      <w:r>
        <w:rPr>
          <w:rFonts w:ascii="맑은 고딕" w:eastAsia="맑은 고딕" w:hAnsi="맑은 고딕" w:hint="eastAsia"/>
          <w:color w:val="333333"/>
          <w:sz w:val="26"/>
          <w:szCs w:val="26"/>
        </w:rPr>
        <w:t> 명령어와 유사해 보입니다. 차이는 </w:t>
      </w:r>
      <w:r>
        <w:rPr>
          <w:rStyle w:val="HTML"/>
          <w:rFonts w:ascii="Consolas" w:hAnsi="Consolas"/>
          <w:color w:val="333333"/>
          <w:sz w:val="21"/>
          <w:szCs w:val="21"/>
          <w:bdr w:val="none" w:sz="0" w:space="0" w:color="auto" w:frame="1"/>
          <w:shd w:val="clear" w:color="auto" w:fill="EFEFEF"/>
        </w:rPr>
        <w:t>run</w:t>
      </w:r>
      <w:r>
        <w:rPr>
          <w:rFonts w:ascii="맑은 고딕" w:eastAsia="맑은 고딕" w:hAnsi="맑은 고딕" w:hint="eastAsia"/>
          <w:color w:val="333333"/>
          <w:sz w:val="26"/>
          <w:szCs w:val="26"/>
        </w:rPr>
        <w:t>은 새로 컨테이너를 만들어서 실행하고 </w:t>
      </w:r>
      <w:r>
        <w:rPr>
          <w:rStyle w:val="HTML"/>
          <w:rFonts w:ascii="Consolas" w:hAnsi="Consolas"/>
          <w:color w:val="333333"/>
          <w:sz w:val="21"/>
          <w:szCs w:val="21"/>
          <w:bdr w:val="none" w:sz="0" w:space="0" w:color="auto" w:frame="1"/>
          <w:shd w:val="clear" w:color="auto" w:fill="EFEFEF"/>
        </w:rPr>
        <w:t>exec</w:t>
      </w:r>
      <w:r>
        <w:rPr>
          <w:rFonts w:ascii="맑은 고딕" w:eastAsia="맑은 고딕" w:hAnsi="맑은 고딕" w:hint="eastAsia"/>
          <w:color w:val="333333"/>
          <w:sz w:val="26"/>
          <w:szCs w:val="26"/>
        </w:rPr>
        <w:t>는 실행중인 컨테이너에 명령어를 내리는 정도입니다.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일단, 가볍게 실행중인 </w:t>
      </w:r>
      <w:r>
        <w:rPr>
          <w:rStyle w:val="HTML"/>
          <w:rFonts w:ascii="Consolas" w:hAnsi="Consolas"/>
          <w:color w:val="333333"/>
          <w:sz w:val="21"/>
          <w:szCs w:val="21"/>
          <w:bdr w:val="none" w:sz="0" w:space="0" w:color="auto" w:frame="1"/>
          <w:shd w:val="clear" w:color="auto" w:fill="EFEFEF"/>
        </w:rPr>
        <w:t>MySQL</w:t>
      </w:r>
      <w:r>
        <w:rPr>
          <w:rFonts w:ascii="맑은 고딕" w:eastAsia="맑은 고딕" w:hAnsi="맑은 고딕" w:hint="eastAsia"/>
          <w:color w:val="333333"/>
          <w:sz w:val="26"/>
          <w:szCs w:val="26"/>
        </w:rPr>
        <w:t> 컨테이너에 접속해보겠습니다.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348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lastRenderedPageBreak/>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19</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 xml:space="preserve">docker </w:t>
            </w:r>
            <w:r>
              <w:rPr>
                <w:rStyle w:val="nb"/>
                <w:rFonts w:ascii="Consolas" w:hAnsi="Consolas"/>
                <w:color w:val="0086B3"/>
                <w:sz w:val="20"/>
                <w:szCs w:val="20"/>
              </w:rPr>
              <w:t>exec</w:t>
            </w:r>
            <w:r>
              <w:rPr>
                <w:rFonts w:ascii="Consolas" w:hAnsi="Consolas"/>
                <w:sz w:val="20"/>
                <w:szCs w:val="20"/>
              </w:rPr>
              <w:t xml:space="preserve"> </w:t>
            </w:r>
            <w:r>
              <w:rPr>
                <w:rStyle w:val="nt"/>
                <w:rFonts w:ascii="Consolas" w:hAnsi="Consolas"/>
                <w:color w:val="000080"/>
                <w:sz w:val="20"/>
                <w:szCs w:val="20"/>
              </w:rPr>
              <w:t>-it</w:t>
            </w:r>
            <w:r>
              <w:rPr>
                <w:rFonts w:ascii="Consolas" w:hAnsi="Consolas"/>
                <w:sz w:val="20"/>
                <w:szCs w:val="20"/>
              </w:rPr>
              <w:t xml:space="preserve"> mysql /bin/bash</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MySQL test</w:t>
            </w:r>
          </w:p>
          <w:p w:rsidR="00CB5036" w:rsidRDefault="00CB5036">
            <w:pPr>
              <w:pStyle w:val="HTML0"/>
              <w:shd w:val="clear" w:color="auto" w:fill="FEFEFE"/>
              <w:spacing w:line="312" w:lineRule="atLeast"/>
              <w:rPr>
                <w:rFonts w:ascii="Consolas" w:hAnsi="Consolas"/>
                <w:sz w:val="20"/>
                <w:szCs w:val="20"/>
              </w:rPr>
            </w:pPr>
            <w:r>
              <w:rPr>
                <w:rStyle w:val="nv"/>
                <w:rFonts w:ascii="Consolas" w:hAnsi="Consolas"/>
                <w:color w:val="008080"/>
                <w:sz w:val="20"/>
                <w:szCs w:val="20"/>
              </w:rPr>
              <w:t xml:space="preserve">$ </w:t>
            </w:r>
            <w:r>
              <w:rPr>
                <w:rFonts w:ascii="Consolas" w:hAnsi="Consolas"/>
                <w:sz w:val="20"/>
                <w:szCs w:val="20"/>
              </w:rPr>
              <w:t xml:space="preserve">mysql </w:t>
            </w:r>
            <w:r>
              <w:rPr>
                <w:rStyle w:val="nt"/>
                <w:rFonts w:ascii="Consolas" w:hAnsi="Consolas"/>
                <w:color w:val="000080"/>
                <w:sz w:val="20"/>
                <w:szCs w:val="20"/>
              </w:rPr>
              <w:t>-uroot</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mysql&gt; show databases</w:t>
            </w:r>
            <w:r>
              <w:rPr>
                <w:rStyle w:val="p"/>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Database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information_schema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mysql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performance_schema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sys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wp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5 rows </w:t>
            </w:r>
            <w:r>
              <w:rPr>
                <w:rStyle w:val="k"/>
                <w:rFonts w:ascii="Consolas" w:hAnsi="Consolas"/>
                <w:b/>
                <w:bCs/>
                <w:sz w:val="20"/>
                <w:szCs w:val="20"/>
              </w:rPr>
              <w:t xml:space="preserve">in </w:t>
            </w:r>
            <w:r>
              <w:rPr>
                <w:rStyle w:val="nb"/>
                <w:rFonts w:ascii="Consolas" w:hAnsi="Consolas"/>
                <w:color w:val="0086B3"/>
                <w:sz w:val="20"/>
                <w:szCs w:val="20"/>
              </w:rPr>
              <w:t>set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0.00 sec</w:t>
            </w:r>
            <w:r>
              <w:rPr>
                <w:rStyle w:val="o"/>
                <w:rFonts w:ascii="Consolas" w:hAnsi="Consolas"/>
                <w:b/>
                <w:bCs/>
                <w:sz w:val="20"/>
                <w:szCs w:val="20"/>
              </w:rPr>
              <w:t>)</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mysql&gt; quit</w:t>
            </w:r>
          </w:p>
          <w:p w:rsidR="00CB5036" w:rsidRDefault="00CB5036">
            <w:pPr>
              <w:pStyle w:val="HTML0"/>
              <w:shd w:val="clear" w:color="auto" w:fill="FEFEFE"/>
              <w:spacing w:line="312" w:lineRule="atLeast"/>
              <w:rPr>
                <w:rFonts w:ascii="Consolas" w:hAnsi="Consolas"/>
                <w:sz w:val="20"/>
                <w:szCs w:val="20"/>
              </w:rPr>
            </w:pPr>
            <w:r>
              <w:rPr>
                <w:rStyle w:val="nb"/>
                <w:rFonts w:ascii="Consolas" w:hAnsi="Consolas"/>
                <w:color w:val="0086B3"/>
                <w:sz w:val="20"/>
                <w:szCs w:val="20"/>
              </w:rPr>
              <w:t>exit</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키보드 입력이 필요하니 run 명령어와 마찬가지로 </w:t>
      </w:r>
      <w:r>
        <w:rPr>
          <w:rStyle w:val="HTML"/>
          <w:rFonts w:ascii="Consolas" w:hAnsi="Consolas"/>
          <w:color w:val="333333"/>
          <w:sz w:val="21"/>
          <w:szCs w:val="21"/>
          <w:bdr w:val="none" w:sz="0" w:space="0" w:color="auto" w:frame="1"/>
          <w:shd w:val="clear" w:color="auto" w:fill="EFEFEF"/>
        </w:rPr>
        <w:t>-it</w:t>
      </w:r>
      <w:r>
        <w:rPr>
          <w:rFonts w:ascii="맑은 고딕" w:eastAsia="맑은 고딕" w:hAnsi="맑은 고딕" w:hint="eastAsia"/>
          <w:color w:val="333333"/>
          <w:sz w:val="26"/>
          <w:szCs w:val="26"/>
        </w:rPr>
        <w:t> 옵션을 주었고 bash 쉘로 접속하여 마치 가상머신에 들어온 것 같은 느낌이 듭니다. 접속한 이후에는 어떤 작업도 할 수 있고 컨테이너를 마음껏 건드릴 수 있습니다.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쉘로 완전한 권한을 얻는 방법말고 바로 </w:t>
      </w:r>
      <w:r>
        <w:rPr>
          <w:rStyle w:val="HTML"/>
          <w:rFonts w:ascii="Consolas" w:hAnsi="Consolas"/>
          <w:color w:val="333333"/>
          <w:sz w:val="21"/>
          <w:szCs w:val="21"/>
          <w:bdr w:val="none" w:sz="0" w:space="0" w:color="auto" w:frame="1"/>
          <w:shd w:val="clear" w:color="auto" w:fill="EFEFEF"/>
        </w:rPr>
        <w:t>mysql</w:t>
      </w:r>
      <w:r>
        <w:rPr>
          <w:rFonts w:ascii="맑은 고딕" w:eastAsia="맑은 고딕" w:hAnsi="맑은 고딕" w:hint="eastAsia"/>
          <w:color w:val="333333"/>
          <w:sz w:val="26"/>
          <w:szCs w:val="26"/>
        </w:rPr>
        <w:t>명령어를 실행 할 수도 있습니다.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3814"/>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lastRenderedPageBreak/>
              <w:t>16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18</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 xml:space="preserve">docker </w:t>
            </w:r>
            <w:r>
              <w:rPr>
                <w:rStyle w:val="nb"/>
                <w:rFonts w:ascii="Consolas" w:hAnsi="Consolas"/>
                <w:color w:val="0086B3"/>
                <w:sz w:val="20"/>
                <w:szCs w:val="20"/>
              </w:rPr>
              <w:t>exec</w:t>
            </w:r>
            <w:r>
              <w:rPr>
                <w:rFonts w:ascii="Consolas" w:hAnsi="Consolas"/>
                <w:sz w:val="20"/>
                <w:szCs w:val="20"/>
              </w:rPr>
              <w:t xml:space="preserve"> </w:t>
            </w:r>
            <w:r>
              <w:rPr>
                <w:rStyle w:val="nt"/>
                <w:rFonts w:ascii="Consolas" w:hAnsi="Consolas"/>
                <w:color w:val="000080"/>
                <w:sz w:val="20"/>
                <w:szCs w:val="20"/>
              </w:rPr>
              <w:t>-it</w:t>
            </w:r>
            <w:r>
              <w:rPr>
                <w:rFonts w:ascii="Consolas" w:hAnsi="Consolas"/>
                <w:sz w:val="20"/>
                <w:szCs w:val="20"/>
              </w:rPr>
              <w:t xml:space="preserve"> mysql mysql </w:t>
            </w:r>
            <w:r>
              <w:rPr>
                <w:rStyle w:val="nt"/>
                <w:rFonts w:ascii="Consolas" w:hAnsi="Consolas"/>
                <w:color w:val="000080"/>
                <w:sz w:val="20"/>
                <w:szCs w:val="20"/>
              </w:rPr>
              <w:t>-uroot</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MySQL test</w:t>
            </w:r>
          </w:p>
          <w:p w:rsidR="00CB5036" w:rsidRDefault="00CB5036">
            <w:pPr>
              <w:pStyle w:val="HTML0"/>
              <w:shd w:val="clear" w:color="auto" w:fill="FEFEFE"/>
              <w:spacing w:line="312" w:lineRule="atLeast"/>
              <w:rPr>
                <w:rFonts w:ascii="Consolas" w:hAnsi="Consolas"/>
                <w:sz w:val="20"/>
                <w:szCs w:val="20"/>
              </w:rPr>
            </w:pPr>
            <w:r>
              <w:rPr>
                <w:rStyle w:val="nv"/>
                <w:rFonts w:ascii="Consolas" w:hAnsi="Consolas"/>
                <w:color w:val="008080"/>
                <w:sz w:val="20"/>
                <w:szCs w:val="20"/>
              </w:rPr>
              <w:t xml:space="preserve">$ </w:t>
            </w:r>
            <w:r>
              <w:rPr>
                <w:rFonts w:ascii="Consolas" w:hAnsi="Consolas"/>
                <w:sz w:val="20"/>
                <w:szCs w:val="20"/>
              </w:rPr>
              <w:t xml:space="preserve">mysql </w:t>
            </w:r>
            <w:r>
              <w:rPr>
                <w:rStyle w:val="nt"/>
                <w:rFonts w:ascii="Consolas" w:hAnsi="Consolas"/>
                <w:color w:val="000080"/>
                <w:sz w:val="20"/>
                <w:szCs w:val="20"/>
              </w:rPr>
              <w:t>-uroot</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mysql&gt; show databases</w:t>
            </w:r>
            <w:r>
              <w:rPr>
                <w:rStyle w:val="p"/>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Database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information_schema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mysql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performance_schema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sys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wp                 |</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lastRenderedPageBreak/>
              <w:t xml:space="preserve">5 rows </w:t>
            </w:r>
            <w:r>
              <w:rPr>
                <w:rStyle w:val="k"/>
                <w:rFonts w:ascii="Consolas" w:hAnsi="Consolas"/>
                <w:b/>
                <w:bCs/>
                <w:sz w:val="20"/>
                <w:szCs w:val="20"/>
              </w:rPr>
              <w:t xml:space="preserve">in </w:t>
            </w:r>
            <w:r>
              <w:rPr>
                <w:rStyle w:val="nb"/>
                <w:rFonts w:ascii="Consolas" w:hAnsi="Consolas"/>
                <w:color w:val="0086B3"/>
                <w:sz w:val="20"/>
                <w:szCs w:val="20"/>
              </w:rPr>
              <w:t>set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0.00 sec</w:t>
            </w:r>
            <w:r>
              <w:rPr>
                <w:rStyle w:val="o"/>
                <w:rFonts w:ascii="Consolas" w:hAnsi="Consolas"/>
                <w:b/>
                <w:bCs/>
                <w:sz w:val="20"/>
                <w:szCs w:val="20"/>
              </w:rPr>
              <w:t>)</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mysql&gt; quit</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이제, 호스트 OS에 mysql을 설치하지 않아도 mysql 클라이언트를 사용할 수 있습니다. 굳이 복잡한 작업이 필요 없는 경우는 </w:t>
      </w:r>
      <w:r>
        <w:rPr>
          <w:rStyle w:val="HTML"/>
          <w:rFonts w:ascii="Consolas" w:hAnsi="Consolas"/>
          <w:color w:val="333333"/>
          <w:sz w:val="21"/>
          <w:szCs w:val="21"/>
          <w:bdr w:val="none" w:sz="0" w:space="0" w:color="auto" w:frame="1"/>
          <w:shd w:val="clear" w:color="auto" w:fill="EFEFEF"/>
        </w:rPr>
        <w:t>-it</w:t>
      </w:r>
      <w:r>
        <w:rPr>
          <w:rFonts w:ascii="맑은 고딕" w:eastAsia="맑은 고딕" w:hAnsi="맑은 고딕" w:hint="eastAsia"/>
          <w:color w:val="333333"/>
          <w:sz w:val="26"/>
          <w:szCs w:val="26"/>
        </w:rPr>
        <w:t> 옵션없이 단순하게 명령을 실행하고 종료할 수도 있습니다.</w:t>
      </w:r>
    </w:p>
    <w:p w:rsidR="00CB5036" w:rsidRDefault="00CB5036" w:rsidP="00CB5036">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t>컨테이너 업데이트</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이제 지금까지 배운 모든걸 정리해서 컨테이너를 새로운 버전으로 업데이트 하는 과정을 살펴보겠습니다.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704593" cy="3477012"/>
            <wp:effectExtent l="0" t="0" r="0" b="9525"/>
            <wp:docPr id="25" name="그림 25" descr="도커 컨테이너 업데이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도커 컨테이너 업데이트"/>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5402" cy="3489695"/>
                    </a:xfrm>
                    <a:prstGeom prst="rect">
                      <a:avLst/>
                    </a:prstGeom>
                    <a:noFill/>
                    <a:ln>
                      <a:noFill/>
                    </a:ln>
                  </pic:spPr>
                </pic:pic>
              </a:graphicData>
            </a:graphic>
          </wp:inline>
        </w:drawing>
      </w:r>
      <w:r w:rsidR="00A30C31">
        <w:rPr>
          <w:rFonts w:ascii="맑은 고딕" w:eastAsia="맑은 고딕" w:hAnsi="맑은 고딕" w:hint="eastAsia"/>
          <w:color w:val="333333"/>
          <w:sz w:val="26"/>
          <w:szCs w:val="26"/>
        </w:rPr>
        <w:t xml:space="preserve"> </w:t>
      </w:r>
      <w:r>
        <w:rPr>
          <w:rFonts w:ascii="맑은 고딕" w:eastAsia="맑은 고딕" w:hAnsi="맑은 고딕" w:hint="eastAsia"/>
          <w:color w:val="333333"/>
          <w:sz w:val="26"/>
          <w:szCs w:val="26"/>
        </w:rPr>
        <w:t>도커에서 컨테이너를 업데이트 하려면 새 버전의 이미지를 다운(</w:t>
      </w:r>
      <w:r>
        <w:rPr>
          <w:rStyle w:val="HTML"/>
          <w:rFonts w:ascii="Consolas" w:hAnsi="Consolas"/>
          <w:color w:val="333333"/>
          <w:sz w:val="21"/>
          <w:szCs w:val="21"/>
          <w:bdr w:val="none" w:sz="0" w:space="0" w:color="auto" w:frame="1"/>
          <w:shd w:val="clear" w:color="auto" w:fill="EFEFEF"/>
        </w:rPr>
        <w:t>pull</w:t>
      </w:r>
      <w:r>
        <w:rPr>
          <w:rFonts w:ascii="맑은 고딕" w:eastAsia="맑은 고딕" w:hAnsi="맑은 고딕" w:hint="eastAsia"/>
          <w:color w:val="333333"/>
          <w:sz w:val="26"/>
          <w:szCs w:val="26"/>
        </w:rPr>
        <w:t>)받고 기존 컨테이너를 삭제(</w:t>
      </w:r>
      <w:r>
        <w:rPr>
          <w:rStyle w:val="HTML"/>
          <w:rFonts w:ascii="Consolas" w:hAnsi="Consolas"/>
          <w:color w:val="333333"/>
          <w:sz w:val="21"/>
          <w:szCs w:val="21"/>
          <w:bdr w:val="none" w:sz="0" w:space="0" w:color="auto" w:frame="1"/>
          <w:shd w:val="clear" w:color="auto" w:fill="EFEFEF"/>
        </w:rPr>
        <w:t>stop</w:t>
      </w:r>
      <w:r>
        <w:rPr>
          <w:rFonts w:ascii="맑은 고딕" w:eastAsia="맑은 고딕" w:hAnsi="맑은 고딕" w:hint="eastAsia"/>
          <w:color w:val="333333"/>
          <w:sz w:val="26"/>
          <w:szCs w:val="26"/>
        </w:rPr>
        <w:t>, </w:t>
      </w:r>
      <w:r>
        <w:rPr>
          <w:rStyle w:val="HTML"/>
          <w:rFonts w:ascii="Consolas" w:hAnsi="Consolas"/>
          <w:color w:val="333333"/>
          <w:sz w:val="21"/>
          <w:szCs w:val="21"/>
          <w:bdr w:val="none" w:sz="0" w:space="0" w:color="auto" w:frame="1"/>
          <w:shd w:val="clear" w:color="auto" w:fill="EFEFEF"/>
        </w:rPr>
        <w:t>rm</w:t>
      </w:r>
      <w:r>
        <w:rPr>
          <w:rFonts w:ascii="맑은 고딕" w:eastAsia="맑은 고딕" w:hAnsi="맑은 고딕" w:hint="eastAsia"/>
          <w:color w:val="333333"/>
          <w:sz w:val="26"/>
          <w:szCs w:val="26"/>
        </w:rPr>
        <w:t>) 한 후 새 이미지를 기반으로 새 컨테이너를 실행(</w:t>
      </w:r>
      <w:r>
        <w:rPr>
          <w:rStyle w:val="HTML"/>
          <w:rFonts w:ascii="Consolas" w:hAnsi="Consolas"/>
          <w:color w:val="333333"/>
          <w:sz w:val="21"/>
          <w:szCs w:val="21"/>
          <w:bdr w:val="none" w:sz="0" w:space="0" w:color="auto" w:frame="1"/>
          <w:shd w:val="clear" w:color="auto" w:fill="EFEFEF"/>
        </w:rPr>
        <w:t>run</w:t>
      </w:r>
      <w:r>
        <w:rPr>
          <w:rFonts w:ascii="맑은 고딕" w:eastAsia="맑은 고딕" w:hAnsi="맑은 고딕" w:hint="eastAsia"/>
          <w:color w:val="333333"/>
          <w:sz w:val="26"/>
          <w:szCs w:val="26"/>
        </w:rPr>
        <w:t>)하면 됩니다. 배포와 관련된 자세한 사항은 다음글에서 이야기하고 여기선 그냥 그렇구나 하고 이해합시다.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 xml:space="preserve">컨테이너를 삭제한다는 건 컨테이너에서 생성된 파일이 사라진다는 뜻입니다. 데이터베이스라면 그동안 쌓였던 데이터가 모두 사라진다는 </w:t>
      </w:r>
      <w:r>
        <w:rPr>
          <w:rFonts w:ascii="맑은 고딕" w:eastAsia="맑은 고딕" w:hAnsi="맑은 고딕" w:hint="eastAsia"/>
          <w:color w:val="333333"/>
          <w:sz w:val="26"/>
          <w:szCs w:val="26"/>
        </w:rPr>
        <w:lastRenderedPageBreak/>
        <w:t>것이고 웹 어플리케이션이라면 그동안 사용자가 업로드한 이미지가 모두 사라진다는 것입니다</w:t>
      </w:r>
      <w:r w:rsidR="00BB54E6">
        <w:rPr>
          <w:rFonts w:ascii="맑은 고딕" w:eastAsia="맑은 고딕" w:hAnsi="맑은 고딕" w:hint="eastAsia"/>
          <w:color w:val="333333"/>
          <w:sz w:val="26"/>
          <w:szCs w:val="26"/>
        </w:rPr>
        <w:t>.</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이런 상황을 방지하기 위해 컨테이너 삭제시 유지해야하는 데이터는 반드시 컨테이너 내부가 아닌 외부 스토리지에 저장해야 합니다. 가장 좋은 방법은 </w:t>
      </w:r>
      <w:hyperlink r:id="rId64" w:history="1">
        <w:r>
          <w:rPr>
            <w:rStyle w:val="a8"/>
            <w:rFonts w:ascii="맑은 고딕" w:eastAsia="맑은 고딕" w:hAnsi="맑은 고딕" w:hint="eastAsia"/>
            <w:color w:val="DB4D5E"/>
            <w:sz w:val="26"/>
            <w:szCs w:val="26"/>
          </w:rPr>
          <w:t>AWS S3</w:t>
        </w:r>
      </w:hyperlink>
      <w:r>
        <w:rPr>
          <w:rFonts w:ascii="맑은 고딕" w:eastAsia="맑은 고딕" w:hAnsi="맑은 고딕" w:hint="eastAsia"/>
          <w:color w:val="333333"/>
          <w:sz w:val="26"/>
          <w:szCs w:val="26"/>
        </w:rPr>
        <w:t>같은 클라우드 서비스를 이용하는 것이고 그렇지 않으면 데이터 볼륨</w:t>
      </w:r>
      <w:r>
        <w:rPr>
          <w:rFonts w:ascii="맑은 고딕" w:eastAsia="맑은 고딕" w:hAnsi="맑은 고딕" w:hint="eastAsia"/>
          <w:color w:val="333333"/>
          <w:sz w:val="26"/>
          <w:szCs w:val="26"/>
          <w:vertAlign w:val="subscript"/>
        </w:rPr>
        <w:t>Data volumes</w:t>
      </w:r>
      <w:r>
        <w:rPr>
          <w:rFonts w:ascii="맑은 고딕" w:eastAsia="맑은 고딕" w:hAnsi="맑은 고딕" w:hint="eastAsia"/>
          <w:color w:val="333333"/>
          <w:sz w:val="26"/>
          <w:szCs w:val="26"/>
        </w:rPr>
        <w:t>을 컨테이너에 추가해서 사용해야 합니다. 데이터 볼륨을 사용하면 해당 디렉토리는 컨테이너와 별도로 저장되고 컨테이너를 삭제해도 데이터가 지워지지 않습니다.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데이터 볼륨을 사용하는 방법은 몇가지가 있는데 여기서는 호스트의 디렉토리를 마운트해서 사용하는 방법에 대해 알아봅니다. </w:t>
      </w:r>
      <w:r>
        <w:rPr>
          <w:rStyle w:val="HTML"/>
          <w:rFonts w:ascii="Consolas" w:hAnsi="Consolas"/>
          <w:color w:val="333333"/>
          <w:sz w:val="21"/>
          <w:szCs w:val="21"/>
          <w:bdr w:val="none" w:sz="0" w:space="0" w:color="auto" w:frame="1"/>
          <w:shd w:val="clear" w:color="auto" w:fill="EFEFEF"/>
        </w:rPr>
        <w:t>run</w:t>
      </w:r>
      <w:r>
        <w:rPr>
          <w:rFonts w:ascii="맑은 고딕" w:eastAsia="맑은 고딕" w:hAnsi="맑은 고딕" w:hint="eastAsia"/>
          <w:color w:val="333333"/>
          <w:sz w:val="26"/>
          <w:szCs w:val="26"/>
        </w:rPr>
        <w:t>명령어에서 소개한 옵션중에 </w:t>
      </w:r>
      <w:r>
        <w:rPr>
          <w:rStyle w:val="HTML"/>
          <w:rFonts w:ascii="Consolas" w:hAnsi="Consolas"/>
          <w:color w:val="333333"/>
          <w:sz w:val="21"/>
          <w:szCs w:val="21"/>
          <w:bdr w:val="none" w:sz="0" w:space="0" w:color="auto" w:frame="1"/>
          <w:shd w:val="clear" w:color="auto" w:fill="EFEFEF"/>
        </w:rPr>
        <w:t>-v</w:t>
      </w:r>
      <w:r>
        <w:rPr>
          <w:rFonts w:ascii="맑은 고딕" w:eastAsia="맑은 고딕" w:hAnsi="맑은 고딕" w:hint="eastAsia"/>
          <w:color w:val="333333"/>
          <w:sz w:val="26"/>
          <w:szCs w:val="26"/>
        </w:rPr>
        <w:t> 옵션을 드디어 사용해 보겠습니다. MySQL이라면 </w:t>
      </w:r>
      <w:r>
        <w:rPr>
          <w:rStyle w:val="HTML"/>
          <w:rFonts w:ascii="Consolas" w:hAnsi="Consolas"/>
          <w:color w:val="333333"/>
          <w:sz w:val="21"/>
          <w:szCs w:val="21"/>
          <w:bdr w:val="none" w:sz="0" w:space="0" w:color="auto" w:frame="1"/>
          <w:shd w:val="clear" w:color="auto" w:fill="EFEFEF"/>
        </w:rPr>
        <w:t>/var/lib/mysql</w:t>
      </w:r>
      <w:r>
        <w:rPr>
          <w:rFonts w:ascii="맑은 고딕" w:eastAsia="맑은 고딕" w:hAnsi="맑은 고딕" w:hint="eastAsia"/>
          <w:color w:val="333333"/>
          <w:sz w:val="26"/>
          <w:szCs w:val="26"/>
        </w:rPr>
        <w:t>디렉토리에 모든 데이터베이스 정보가 담기므로 호스트의 특정 디렉토리를 연결해주면 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6103"/>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5</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6</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7</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8</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9</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10</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12</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before</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run </w:t>
            </w:r>
            <w:r>
              <w:rPr>
                <w:rStyle w:val="nt"/>
                <w:rFonts w:ascii="Consolas" w:hAnsi="Consolas"/>
                <w:color w:val="000080"/>
                <w:sz w:val="20"/>
                <w:szCs w:val="20"/>
              </w:rPr>
              <w:t>-d</w:t>
            </w:r>
            <w:r>
              <w:rPr>
                <w:rFonts w:ascii="Consolas" w:hAnsi="Consolas"/>
                <w:sz w:val="20"/>
                <w:szCs w:val="20"/>
              </w:rPr>
              <w:t xml:space="preserve"> </w:t>
            </w:r>
            <w:r>
              <w:rPr>
                <w:rStyle w:val="nt"/>
                <w:rFonts w:ascii="Consolas" w:hAnsi="Consolas"/>
                <w:color w:val="000080"/>
                <w:sz w:val="20"/>
                <w:szCs w:val="20"/>
              </w:rPr>
              <w:t>-p</w:t>
            </w:r>
            <w:r>
              <w:rPr>
                <w:rFonts w:ascii="Consolas" w:hAnsi="Consolas"/>
                <w:sz w:val="20"/>
                <w:szCs w:val="20"/>
              </w:rPr>
              <w:t xml:space="preserve"> 3306:3306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-e</w:t>
            </w:r>
            <w:r>
              <w:rPr>
                <w:rFonts w:ascii="Consolas" w:hAnsi="Consolas"/>
                <w:sz w:val="20"/>
                <w:szCs w:val="20"/>
              </w:rPr>
              <w:t xml:space="preserve"> </w:t>
            </w:r>
            <w:r>
              <w:rPr>
                <w:rStyle w:val="nv"/>
                <w:rFonts w:ascii="Consolas" w:hAnsi="Consolas"/>
                <w:color w:val="008080"/>
                <w:sz w:val="20"/>
                <w:szCs w:val="20"/>
              </w:rPr>
              <w:t>MYSQL_ALLOW_EMPTY_PASSWORD</w:t>
            </w:r>
            <w:r>
              <w:rPr>
                <w:rStyle w:val="o"/>
                <w:rFonts w:ascii="Consolas" w:hAnsi="Consolas"/>
                <w:b/>
                <w:bCs/>
                <w:sz w:val="20"/>
                <w:szCs w:val="20"/>
              </w:rPr>
              <w:t>=</w:t>
            </w:r>
            <w:r>
              <w:rPr>
                <w:rStyle w:val="nb"/>
                <w:rFonts w:ascii="Consolas" w:hAnsi="Consolas"/>
                <w:color w:val="0086B3"/>
                <w:sz w:val="20"/>
                <w:szCs w:val="20"/>
              </w:rPr>
              <w:t>true</w:t>
            </w:r>
            <w:r>
              <w:rPr>
                <w:rFonts w:ascii="Consolas" w:hAnsi="Consolas"/>
                <w:sz w:val="20"/>
                <w:szCs w:val="20"/>
              </w:rPr>
              <w:t xml:space="preserve">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--name</w:t>
            </w:r>
            <w:r>
              <w:rPr>
                <w:rFonts w:ascii="Consolas" w:hAnsi="Consolas"/>
                <w:sz w:val="20"/>
                <w:szCs w:val="20"/>
              </w:rPr>
              <w:t xml:space="preserve"> mysql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mysql:5.7</w:t>
            </w:r>
          </w:p>
          <w:p w:rsidR="00CB5036" w:rsidRDefault="00CB5036">
            <w:pPr>
              <w:pStyle w:val="HTML0"/>
              <w:shd w:val="clear" w:color="auto" w:fill="FEFEFE"/>
              <w:spacing w:line="312" w:lineRule="atLeast"/>
              <w:rPr>
                <w:rFonts w:ascii="Consolas" w:hAnsi="Consolas"/>
                <w:sz w:val="20"/>
                <w:szCs w:val="20"/>
              </w:rPr>
            </w:pPr>
          </w:p>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after</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docker run </w:t>
            </w:r>
            <w:r>
              <w:rPr>
                <w:rStyle w:val="nt"/>
                <w:rFonts w:ascii="Consolas" w:hAnsi="Consolas"/>
                <w:color w:val="000080"/>
                <w:sz w:val="20"/>
                <w:szCs w:val="20"/>
              </w:rPr>
              <w:t>-d</w:t>
            </w:r>
            <w:r>
              <w:rPr>
                <w:rFonts w:ascii="Consolas" w:hAnsi="Consolas"/>
                <w:sz w:val="20"/>
                <w:szCs w:val="20"/>
              </w:rPr>
              <w:t xml:space="preserve"> </w:t>
            </w:r>
            <w:r>
              <w:rPr>
                <w:rStyle w:val="nt"/>
                <w:rFonts w:ascii="Consolas" w:hAnsi="Consolas"/>
                <w:color w:val="000080"/>
                <w:sz w:val="20"/>
                <w:szCs w:val="20"/>
              </w:rPr>
              <w:t>-p</w:t>
            </w:r>
            <w:r>
              <w:rPr>
                <w:rFonts w:ascii="Consolas" w:hAnsi="Consolas"/>
                <w:sz w:val="20"/>
                <w:szCs w:val="20"/>
              </w:rPr>
              <w:t xml:space="preserve"> 3306:3306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-e</w:t>
            </w:r>
            <w:r>
              <w:rPr>
                <w:rFonts w:ascii="Consolas" w:hAnsi="Consolas"/>
                <w:sz w:val="20"/>
                <w:szCs w:val="20"/>
              </w:rPr>
              <w:t xml:space="preserve"> </w:t>
            </w:r>
            <w:r>
              <w:rPr>
                <w:rStyle w:val="nv"/>
                <w:rFonts w:ascii="Consolas" w:hAnsi="Consolas"/>
                <w:color w:val="008080"/>
                <w:sz w:val="20"/>
                <w:szCs w:val="20"/>
              </w:rPr>
              <w:t>MYSQL_ALLOW_EMPTY_PASSWORD</w:t>
            </w:r>
            <w:r>
              <w:rPr>
                <w:rStyle w:val="o"/>
                <w:rFonts w:ascii="Consolas" w:hAnsi="Consolas"/>
                <w:b/>
                <w:bCs/>
                <w:sz w:val="20"/>
                <w:szCs w:val="20"/>
              </w:rPr>
              <w:t>=</w:t>
            </w:r>
            <w:r>
              <w:rPr>
                <w:rStyle w:val="nb"/>
                <w:rFonts w:ascii="Consolas" w:hAnsi="Consolas"/>
                <w:color w:val="0086B3"/>
                <w:sz w:val="20"/>
                <w:szCs w:val="20"/>
              </w:rPr>
              <w:t>true</w:t>
            </w:r>
            <w:r>
              <w:rPr>
                <w:rFonts w:ascii="Consolas" w:hAnsi="Consolas"/>
                <w:sz w:val="20"/>
                <w:szCs w:val="20"/>
              </w:rPr>
              <w:t xml:space="preserve">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--name</w:t>
            </w:r>
            <w:r>
              <w:rPr>
                <w:rFonts w:ascii="Consolas" w:hAnsi="Consolas"/>
                <w:sz w:val="20"/>
                <w:szCs w:val="20"/>
              </w:rPr>
              <w:t xml:space="preserve"> mysql </w:t>
            </w:r>
            <w:r>
              <w:rPr>
                <w:rStyle w:val="se"/>
                <w:rFonts w:ascii="Consolas" w:hAnsi="Consolas"/>
                <w:color w:val="DD1144"/>
                <w:sz w:val="20"/>
                <w:szCs w:val="20"/>
              </w:rPr>
              <w: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-v</w:t>
            </w:r>
            <w:r>
              <w:rPr>
                <w:rFonts w:ascii="Consolas" w:hAnsi="Consolas"/>
                <w:sz w:val="20"/>
                <w:szCs w:val="20"/>
              </w:rPr>
              <w:t xml:space="preserve"> /my/own/datadir:/var/lib/mysql </w:t>
            </w:r>
            <w:r>
              <w:rPr>
                <w:rStyle w:val="se"/>
                <w:rFonts w:ascii="Consolas" w:hAnsi="Consolas"/>
                <w:color w:val="DD1144"/>
                <w:sz w:val="20"/>
                <w:szCs w:val="20"/>
              </w:rPr>
              <w:t xml:space="preserve">\ </w:t>
            </w:r>
            <w:r>
              <w:rPr>
                <w:rStyle w:val="c"/>
                <w:rFonts w:ascii="Consolas" w:hAnsi="Consolas"/>
                <w:i/>
                <w:iCs/>
                <w:color w:val="999988"/>
                <w:sz w:val="20"/>
                <w:szCs w:val="20"/>
              </w:rPr>
              <w:t># &lt;- volume mount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  mysql:5.7</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위 샘플은 호스트의 </w:t>
      </w:r>
      <w:r>
        <w:rPr>
          <w:rStyle w:val="HTML"/>
          <w:rFonts w:ascii="Consolas" w:hAnsi="Consolas"/>
          <w:color w:val="333333"/>
          <w:sz w:val="21"/>
          <w:szCs w:val="21"/>
          <w:bdr w:val="none" w:sz="0" w:space="0" w:color="auto" w:frame="1"/>
          <w:shd w:val="clear" w:color="auto" w:fill="EFEFEF"/>
        </w:rPr>
        <w:t>/my/own/datadir</w:t>
      </w:r>
      <w:r>
        <w:rPr>
          <w:rFonts w:ascii="맑은 고딕" w:eastAsia="맑은 고딕" w:hAnsi="맑은 고딕" w:hint="eastAsia"/>
          <w:color w:val="333333"/>
          <w:sz w:val="26"/>
          <w:szCs w:val="26"/>
        </w:rPr>
        <w:t>디렉토리를 컨테이너의 </w:t>
      </w:r>
      <w:r>
        <w:rPr>
          <w:rStyle w:val="HTML"/>
          <w:rFonts w:ascii="Consolas" w:hAnsi="Consolas"/>
          <w:color w:val="333333"/>
          <w:sz w:val="21"/>
          <w:szCs w:val="21"/>
          <w:bdr w:val="none" w:sz="0" w:space="0" w:color="auto" w:frame="1"/>
          <w:shd w:val="clear" w:color="auto" w:fill="EFEFEF"/>
        </w:rPr>
        <w:t>/var/lib/mysql</w:t>
      </w:r>
      <w:r>
        <w:rPr>
          <w:rFonts w:ascii="맑은 고딕" w:eastAsia="맑은 고딕" w:hAnsi="맑은 고딕" w:hint="eastAsia"/>
          <w:color w:val="333333"/>
          <w:sz w:val="26"/>
          <w:szCs w:val="26"/>
        </w:rPr>
        <w:t>디렉토리로 마운트 하였습니다. 이제 데이터베이스 파일은 호스트의 </w:t>
      </w:r>
      <w:r>
        <w:rPr>
          <w:rStyle w:val="HTML"/>
          <w:rFonts w:ascii="Consolas" w:hAnsi="Consolas"/>
          <w:color w:val="333333"/>
          <w:sz w:val="21"/>
          <w:szCs w:val="21"/>
          <w:bdr w:val="none" w:sz="0" w:space="0" w:color="auto" w:frame="1"/>
          <w:shd w:val="clear" w:color="auto" w:fill="EFEFEF"/>
        </w:rPr>
        <w:t>/my/own/datadir</w:t>
      </w:r>
      <w:r>
        <w:rPr>
          <w:rFonts w:ascii="맑은 고딕" w:eastAsia="맑은 고딕" w:hAnsi="맑은 고딕" w:hint="eastAsia"/>
          <w:color w:val="333333"/>
          <w:sz w:val="26"/>
          <w:szCs w:val="26"/>
        </w:rPr>
        <w:t>디렉토리에 저장되고 컨테이너를 삭제해도 데이터는 사라지지 않습니다. 최신버전의 MySQL 이미지를 다운받고 다시 컨테이너를 실행할 때 동일한 디렉토리를 마운트 한다면 그대로 데이터를 사용할 수 있습니다. </w:t>
      </w:r>
      <w:del w:id="3" w:author="Unknown">
        <w:r>
          <w:rPr>
            <w:rFonts w:ascii="맑은 고딕" w:eastAsia="맑은 고딕" w:hAnsi="맑은 고딕" w:hint="eastAsia"/>
            <w:color w:val="333333"/>
            <w:sz w:val="26"/>
            <w:szCs w:val="26"/>
          </w:rPr>
          <w:delText>만세!</w:delText>
        </w:r>
      </w:del>
    </w:p>
    <w:p w:rsidR="00CB5036" w:rsidRDefault="00CB5036" w:rsidP="00CB5036">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lastRenderedPageBreak/>
        <w:t>Docker Compose</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지금까지 도커를 커맨드라인에서 명령어로 작업했습니다. 지금은 간단한 작업만 했기 때문에 명령이 길지 않지만 컨테이너 조합이 많아지고 여러가지 설정이 추가되면 명령어가 금방 복잡해집니다.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복잡한 설정을 쉽게 관리하기 위해 </w:t>
      </w:r>
      <w:hyperlink r:id="rId65" w:history="1">
        <w:r>
          <w:rPr>
            <w:rStyle w:val="a8"/>
            <w:rFonts w:ascii="맑은 고딕" w:eastAsia="맑은 고딕" w:hAnsi="맑은 고딕" w:hint="eastAsia"/>
            <w:color w:val="DB4D5E"/>
            <w:sz w:val="26"/>
            <w:szCs w:val="26"/>
          </w:rPr>
          <w:t>YAML</w:t>
        </w:r>
      </w:hyperlink>
      <w:r>
        <w:rPr>
          <w:rFonts w:ascii="맑은 고딕" w:eastAsia="맑은 고딕" w:hAnsi="맑은 고딕" w:hint="eastAsia"/>
          <w:color w:val="333333"/>
          <w:sz w:val="26"/>
          <w:szCs w:val="26"/>
        </w:rPr>
        <w:t>방식의 설정파일을 이용한 </w:t>
      </w:r>
      <w:hyperlink r:id="rId66" w:history="1">
        <w:r>
          <w:rPr>
            <w:rStyle w:val="a8"/>
            <w:rFonts w:ascii="맑은 고딕" w:eastAsia="맑은 고딕" w:hAnsi="맑은 고딕" w:hint="eastAsia"/>
            <w:color w:val="DB4D5E"/>
            <w:sz w:val="26"/>
            <w:szCs w:val="26"/>
          </w:rPr>
          <w:t>Docker Compose</w:t>
        </w:r>
      </w:hyperlink>
      <w:r>
        <w:rPr>
          <w:rFonts w:ascii="맑은 고딕" w:eastAsia="맑은 고딕" w:hAnsi="맑은 고딕" w:hint="eastAsia"/>
          <w:color w:val="333333"/>
          <w:sz w:val="26"/>
          <w:szCs w:val="26"/>
        </w:rPr>
        <w:t xml:space="preserve">라는 툴을 제공합니다. </w:t>
      </w:r>
    </w:p>
    <w:p w:rsidR="00AE10D3" w:rsidRDefault="00AE10D3" w:rsidP="00CB5036">
      <w:pPr>
        <w:pStyle w:val="a9"/>
        <w:spacing w:before="0" w:beforeAutospacing="0" w:after="0" w:afterAutospacing="0" w:line="405" w:lineRule="atLeast"/>
        <w:rPr>
          <w:rFonts w:ascii="맑은 고딕" w:eastAsia="맑은 고딕" w:hAnsi="맑은 고딕"/>
          <w:color w:val="333333"/>
          <w:sz w:val="26"/>
          <w:szCs w:val="26"/>
        </w:rPr>
      </w:pPr>
    </w:p>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설치하기</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Docker for Mac 또는 Docker for Windows를 설치했다면 자동으로 설치됩니다. 리눅스의 경우 다음 명령어를 입력하여 설치합니다. 그냥 설치파일 하나 다운받으면 됩니다.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8841"/>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2</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3</w:t>
            </w:r>
          </w:p>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4</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 xml:space="preserve">curl </w:t>
            </w:r>
            <w:r>
              <w:rPr>
                <w:rStyle w:val="nt"/>
                <w:rFonts w:ascii="Consolas" w:hAnsi="Consolas"/>
                <w:color w:val="000080"/>
                <w:sz w:val="20"/>
                <w:szCs w:val="20"/>
              </w:rPr>
              <w:t>-L</w:t>
            </w:r>
            <w:r>
              <w:rPr>
                <w:rFonts w:ascii="Consolas" w:hAnsi="Consolas"/>
                <w:sz w:val="20"/>
                <w:szCs w:val="20"/>
              </w:rPr>
              <w:t xml:space="preserve"> </w:t>
            </w:r>
            <w:r>
              <w:rPr>
                <w:rStyle w:val="s2"/>
                <w:rFonts w:ascii="Consolas" w:hAnsi="Consolas"/>
                <w:color w:val="DD1144"/>
                <w:sz w:val="20"/>
                <w:szCs w:val="20"/>
              </w:rPr>
              <w:t>"https://github.com/docker/compose/releases/download/1.9.0/docker-compose-</w:t>
            </w:r>
            <w:r>
              <w:rPr>
                <w:rStyle w:val="si"/>
                <w:rFonts w:ascii="Consolas" w:hAnsi="Consolas"/>
                <w:color w:val="DD1144"/>
                <w:sz w:val="20"/>
                <w:szCs w:val="20"/>
              </w:rPr>
              <w:t>$(</w:t>
            </w:r>
            <w:r>
              <w:rPr>
                <w:rStyle w:val="nb"/>
                <w:rFonts w:ascii="Consolas" w:hAnsi="Consolas"/>
                <w:color w:val="0086B3"/>
                <w:sz w:val="20"/>
                <w:szCs w:val="20"/>
              </w:rPr>
              <w:t>uname</w:t>
            </w:r>
            <w:r>
              <w:rPr>
                <w:rFonts w:ascii="Consolas" w:hAnsi="Consolas"/>
                <w:sz w:val="20"/>
                <w:szCs w:val="20"/>
              </w:rPr>
              <w:t xml:space="preserve"> </w:t>
            </w:r>
            <w:r>
              <w:rPr>
                <w:rStyle w:val="nt"/>
                <w:rFonts w:ascii="Consolas" w:hAnsi="Consolas"/>
                <w:color w:val="000080"/>
                <w:sz w:val="20"/>
                <w:szCs w:val="20"/>
              </w:rPr>
              <w:t>-s</w:t>
            </w:r>
            <w:r>
              <w:rPr>
                <w:rStyle w:val="si"/>
                <w:rFonts w:ascii="Consolas" w:hAnsi="Consolas"/>
                <w:color w:val="DD1144"/>
                <w:sz w:val="20"/>
                <w:szCs w:val="20"/>
              </w:rPr>
              <w:t>)</w:t>
            </w:r>
            <w:r>
              <w:rPr>
                <w:rStyle w:val="s2"/>
                <w:rFonts w:ascii="Consolas" w:hAnsi="Consolas"/>
                <w:color w:val="DD1144"/>
                <w:sz w:val="20"/>
                <w:szCs w:val="20"/>
              </w:rPr>
              <w:t>-</w:t>
            </w:r>
            <w:r>
              <w:rPr>
                <w:rStyle w:val="si"/>
                <w:rFonts w:ascii="Consolas" w:hAnsi="Consolas"/>
                <w:color w:val="DD1144"/>
                <w:sz w:val="20"/>
                <w:szCs w:val="20"/>
              </w:rPr>
              <w:t>$(</w:t>
            </w:r>
            <w:r>
              <w:rPr>
                <w:rStyle w:val="nb"/>
                <w:rFonts w:ascii="Consolas" w:hAnsi="Consolas"/>
                <w:color w:val="0086B3"/>
                <w:sz w:val="20"/>
                <w:szCs w:val="20"/>
              </w:rPr>
              <w:t>uname</w:t>
            </w:r>
            <w:r>
              <w:rPr>
                <w:rFonts w:ascii="Consolas" w:hAnsi="Consolas"/>
                <w:sz w:val="20"/>
                <w:szCs w:val="20"/>
              </w:rPr>
              <w:t xml:space="preserve"> </w:t>
            </w:r>
            <w:r>
              <w:rPr>
                <w:rStyle w:val="nt"/>
                <w:rFonts w:ascii="Consolas" w:hAnsi="Consolas"/>
                <w:color w:val="000080"/>
                <w:sz w:val="20"/>
                <w:szCs w:val="20"/>
              </w:rPr>
              <w:t>-m</w:t>
            </w:r>
            <w:r>
              <w:rPr>
                <w:rStyle w:val="si"/>
                <w:rFonts w:ascii="Consolas" w:hAnsi="Consolas"/>
                <w:color w:val="DD1144"/>
                <w:sz w:val="20"/>
                <w:szCs w:val="20"/>
              </w:rPr>
              <w:t>)</w:t>
            </w:r>
            <w:r>
              <w:rPr>
                <w:rStyle w:val="s2"/>
                <w:rFonts w:ascii="Consolas" w:hAnsi="Consolas"/>
                <w:color w:val="DD1144"/>
                <w:sz w:val="20"/>
                <w:szCs w:val="20"/>
              </w:rPr>
              <w:t>"</w:t>
            </w:r>
            <w:r>
              <w:rPr>
                <w:rFonts w:ascii="Consolas" w:hAnsi="Consolas"/>
                <w:sz w:val="20"/>
                <w:szCs w:val="20"/>
              </w:rPr>
              <w:t xml:space="preserve"> </w:t>
            </w:r>
            <w:r>
              <w:rPr>
                <w:rStyle w:val="nt"/>
                <w:rFonts w:ascii="Consolas" w:hAnsi="Consolas"/>
                <w:color w:val="000080"/>
                <w:sz w:val="20"/>
                <w:szCs w:val="20"/>
              </w:rPr>
              <w:t>-o</w:t>
            </w:r>
            <w:r>
              <w:rPr>
                <w:rFonts w:ascii="Consolas" w:hAnsi="Consolas"/>
                <w:sz w:val="20"/>
                <w:szCs w:val="20"/>
              </w:rPr>
              <w:t xml:space="preserve"> /usr/local/bin/docker-compose</w:t>
            </w:r>
          </w:p>
          <w:p w:rsidR="00CB5036" w:rsidRDefault="00CB5036">
            <w:pPr>
              <w:pStyle w:val="HTML0"/>
              <w:shd w:val="clear" w:color="auto" w:fill="FEFEFE"/>
              <w:spacing w:line="312" w:lineRule="atLeast"/>
              <w:rPr>
                <w:rFonts w:ascii="Consolas" w:hAnsi="Consolas"/>
                <w:sz w:val="20"/>
                <w:szCs w:val="20"/>
              </w:rPr>
            </w:pPr>
            <w:r>
              <w:rPr>
                <w:rStyle w:val="nb"/>
                <w:rFonts w:ascii="Consolas" w:hAnsi="Consolas"/>
                <w:color w:val="0086B3"/>
                <w:sz w:val="20"/>
                <w:szCs w:val="20"/>
              </w:rPr>
              <w:t>chmod</w:t>
            </w:r>
            <w:r>
              <w:rPr>
                <w:rFonts w:ascii="Consolas" w:hAnsi="Consolas"/>
                <w:sz w:val="20"/>
                <w:szCs w:val="20"/>
              </w:rPr>
              <w:t xml:space="preserve"> +x /usr/local/bin/docker-compose</w:t>
            </w:r>
          </w:p>
          <w:p w:rsidR="00CB5036" w:rsidRDefault="00CB5036">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test</w:t>
            </w:r>
          </w:p>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docker-compose version</w:t>
            </w:r>
          </w:p>
          <w:p w:rsidR="00CB5036" w:rsidRDefault="00CB5036">
            <w:pPr>
              <w:rPr>
                <w:rFonts w:ascii="Times New Roman" w:eastAsia="Times New Roman" w:hAnsi="Times New Roman" w:cs="Times New Roman"/>
                <w:szCs w:val="20"/>
              </w:rPr>
            </w:pPr>
          </w:p>
        </w:tc>
      </w:tr>
    </w:tbl>
    <w:p w:rsidR="00CB5036" w:rsidRDefault="00CB5036" w:rsidP="00CB5036">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wordpress 만들기</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기존에 명령어로 만들었던 wordpress를 compose를 이용해 만들어 보겠습니다.</w:t>
      </w:r>
    </w:p>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먼저 빈 디렉토리를 하나 만들고 </w:t>
      </w:r>
      <w:r>
        <w:rPr>
          <w:rStyle w:val="HTML"/>
          <w:rFonts w:ascii="Consolas" w:hAnsi="Consolas"/>
          <w:color w:val="333333"/>
          <w:sz w:val="21"/>
          <w:szCs w:val="21"/>
          <w:bdr w:val="none" w:sz="0" w:space="0" w:color="auto" w:frame="1"/>
          <w:shd w:val="clear" w:color="auto" w:fill="EFEFEF"/>
        </w:rPr>
        <w:t>docker-compose.yml</w:t>
      </w:r>
      <w:r>
        <w:rPr>
          <w:rFonts w:ascii="맑은 고딕" w:eastAsia="맑은 고딕" w:hAnsi="맑은 고딕" w:hint="eastAsia"/>
          <w:color w:val="333333"/>
          <w:sz w:val="26"/>
          <w:szCs w:val="26"/>
        </w:rPr>
        <w:t>파일을 만들어 설정을 입력합니다.</w:t>
      </w:r>
    </w:p>
    <w:tbl>
      <w:tblPr>
        <w:tblW w:w="0" w:type="auto"/>
        <w:shd w:val="clear" w:color="auto" w:fill="FFFFFF"/>
        <w:tblCellMar>
          <w:left w:w="0" w:type="dxa"/>
          <w:right w:w="0" w:type="dxa"/>
        </w:tblCellMar>
        <w:tblLook w:val="04A0" w:firstRow="1" w:lastRow="0" w:firstColumn="1" w:lastColumn="0" w:noHBand="0" w:noVBand="1"/>
      </w:tblPr>
      <w:tblGrid>
        <w:gridCol w:w="226"/>
        <w:gridCol w:w="3797"/>
      </w:tblGrid>
      <w:tr w:rsidR="00CB5036" w:rsidTr="00CB5036">
        <w:tc>
          <w:tcPr>
            <w:tcW w:w="210" w:type="dxa"/>
            <w:shd w:val="clear" w:color="auto" w:fill="FFFFFF"/>
            <w:noWrap/>
            <w:tcMar>
              <w:top w:w="60" w:type="dxa"/>
              <w:left w:w="0" w:type="dxa"/>
              <w:bottom w:w="0" w:type="dxa"/>
              <w:right w:w="0" w:type="dxa"/>
            </w:tcMar>
            <w:hideMark/>
          </w:tcPr>
          <w:p w:rsidR="00CB5036" w:rsidRDefault="00CB5036">
            <w:pPr>
              <w:rPr>
                <w:rFonts w:ascii="맑은 고딕" w:eastAsia="맑은 고딕" w:hAnsi="맑은 고딕"/>
                <w:color w:val="333333"/>
                <w:sz w:val="26"/>
                <w:szCs w:val="26"/>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CB5036" w:rsidRDefault="00CB5036">
            <w:pPr>
              <w:spacing w:line="300" w:lineRule="atLeast"/>
              <w:jc w:val="left"/>
              <w:rPr>
                <w:rFonts w:ascii="Consolas" w:eastAsia="굴림" w:hAnsi="Consolas" w:cs="굴림"/>
                <w:color w:val="24292E"/>
                <w:sz w:val="18"/>
                <w:szCs w:val="18"/>
              </w:rPr>
            </w:pPr>
            <w:r>
              <w:rPr>
                <w:rStyle w:val="pl-ent"/>
                <w:rFonts w:ascii="Consolas" w:hAnsi="Consolas"/>
                <w:color w:val="22863A"/>
                <w:sz w:val="18"/>
                <w:szCs w:val="18"/>
              </w:rPr>
              <w:t>version</w:t>
            </w:r>
            <w:r>
              <w:rPr>
                <w:rFonts w:ascii="Consolas" w:hAnsi="Consolas"/>
                <w:color w:val="24292E"/>
                <w:sz w:val="18"/>
                <w:szCs w:val="18"/>
              </w:rPr>
              <w:t xml:space="preserve">: </w:t>
            </w:r>
            <w:r>
              <w:rPr>
                <w:rStyle w:val="pl-pds"/>
                <w:rFonts w:ascii="Consolas" w:hAnsi="Consolas"/>
                <w:color w:val="032F62"/>
                <w:sz w:val="18"/>
                <w:szCs w:val="18"/>
              </w:rPr>
              <w:t>'</w:t>
            </w:r>
            <w:r>
              <w:rPr>
                <w:rStyle w:val="pl-s"/>
                <w:rFonts w:ascii="Consolas" w:hAnsi="Consolas"/>
                <w:color w:val="032F62"/>
                <w:sz w:val="18"/>
                <w:szCs w:val="18"/>
              </w:rPr>
              <w:t>2</w:t>
            </w:r>
            <w:r>
              <w:rPr>
                <w:rStyle w:val="pl-pds"/>
                <w:rFonts w:ascii="Consolas" w:hAnsi="Consolas"/>
                <w:color w:val="032F62"/>
                <w:sz w:val="18"/>
                <w:szCs w:val="18"/>
              </w:rPr>
              <w:t>'</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rPr>
                <w:rFonts w:ascii="Consolas" w:hAnsi="Consolas"/>
                <w:color w:val="24292E"/>
                <w:sz w:val="18"/>
                <w:szCs w:val="18"/>
              </w:rPr>
            </w:pPr>
          </w:p>
          <w:p w:rsidR="00CB5036" w:rsidRDefault="00CB5036">
            <w:pPr>
              <w:spacing w:line="300" w:lineRule="atLeast"/>
              <w:jc w:val="right"/>
              <w:rPr>
                <w:rFonts w:ascii="Times New Roman" w:eastAsia="Times New Roman" w:hAnsi="Times New Roman" w:cs="Times New Roman"/>
                <w:szCs w:val="20"/>
              </w:rPr>
            </w:pPr>
          </w:p>
        </w:tc>
      </w:tr>
      <w:tr w:rsidR="00CB5036" w:rsidTr="00CB5036">
        <w:tc>
          <w:tcPr>
            <w:tcW w:w="210" w:type="dxa"/>
            <w:shd w:val="clear" w:color="auto" w:fill="FFFFFF"/>
            <w:noWrap/>
            <w:hideMark/>
          </w:tcPr>
          <w:p w:rsidR="00CB5036" w:rsidRDefault="00CB5036">
            <w:pPr>
              <w:spacing w:line="300" w:lineRule="atLeast"/>
              <w:rPr>
                <w:rFonts w:ascii="Times New Roman" w:eastAsia="Times New Roman" w:hAnsi="Times New Roman" w:cs="Times New Roman"/>
                <w:szCs w:val="20"/>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Style w:val="pl-ent"/>
                <w:rFonts w:ascii="Consolas" w:hAnsi="Consolas"/>
                <w:color w:val="22863A"/>
                <w:sz w:val="18"/>
                <w:szCs w:val="18"/>
              </w:rPr>
              <w:t>services</w:t>
            </w:r>
            <w:r>
              <w:rPr>
                <w:rFonts w:ascii="Consolas" w:hAnsi="Consolas"/>
                <w:color w:val="24292E"/>
                <w:sz w:val="18"/>
                <w:szCs w:val="18"/>
              </w:rPr>
              <w:t>:</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db</w:t>
            </w:r>
            <w:r>
              <w:rPr>
                <w:rFonts w:ascii="Consolas" w:hAnsi="Consolas"/>
                <w:color w:val="24292E"/>
                <w:sz w:val="18"/>
                <w:szCs w:val="18"/>
              </w:rPr>
              <w:t>:</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image</w:t>
            </w:r>
            <w:r>
              <w:rPr>
                <w:rFonts w:ascii="Consolas" w:hAnsi="Consolas"/>
                <w:color w:val="24292E"/>
                <w:sz w:val="18"/>
                <w:szCs w:val="18"/>
              </w:rPr>
              <w:t xml:space="preserve">: </w:t>
            </w:r>
            <w:r>
              <w:rPr>
                <w:rStyle w:val="pl-s"/>
                <w:rFonts w:ascii="Consolas" w:hAnsi="Consolas"/>
                <w:color w:val="032F62"/>
                <w:sz w:val="18"/>
                <w:szCs w:val="18"/>
              </w:rPr>
              <w:t>mysql:5.7</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volumes</w:t>
            </w:r>
            <w:r>
              <w:rPr>
                <w:rFonts w:ascii="Consolas" w:hAnsi="Consolas"/>
                <w:color w:val="24292E"/>
                <w:sz w:val="18"/>
                <w:szCs w:val="18"/>
              </w:rPr>
              <w:t>:</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 </w:t>
            </w:r>
            <w:r>
              <w:rPr>
                <w:rStyle w:val="pl-s"/>
                <w:rFonts w:ascii="Consolas" w:hAnsi="Consolas"/>
                <w:color w:val="032F62"/>
                <w:sz w:val="18"/>
                <w:szCs w:val="18"/>
              </w:rPr>
              <w:t>db_data:/var/lib/mysql</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restart</w:t>
            </w:r>
            <w:r>
              <w:rPr>
                <w:rFonts w:ascii="Consolas" w:hAnsi="Consolas"/>
                <w:color w:val="24292E"/>
                <w:sz w:val="18"/>
                <w:szCs w:val="18"/>
              </w:rPr>
              <w:t xml:space="preserve">: </w:t>
            </w:r>
            <w:r>
              <w:rPr>
                <w:rStyle w:val="pl-s"/>
                <w:rFonts w:ascii="Consolas" w:hAnsi="Consolas"/>
                <w:color w:val="032F62"/>
                <w:sz w:val="18"/>
                <w:szCs w:val="18"/>
              </w:rPr>
              <w:t>always</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environment</w:t>
            </w:r>
            <w:r>
              <w:rPr>
                <w:rFonts w:ascii="Consolas" w:hAnsi="Consolas"/>
                <w:color w:val="24292E"/>
                <w:sz w:val="18"/>
                <w:szCs w:val="18"/>
              </w:rPr>
              <w:t>:</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MYSQL_ROOT_PASSWORD</w:t>
            </w:r>
            <w:r>
              <w:rPr>
                <w:rFonts w:ascii="Consolas" w:hAnsi="Consolas"/>
                <w:color w:val="24292E"/>
                <w:sz w:val="18"/>
                <w:szCs w:val="18"/>
              </w:rPr>
              <w:t xml:space="preserve">: </w:t>
            </w:r>
            <w:r>
              <w:rPr>
                <w:rStyle w:val="pl-s"/>
                <w:rFonts w:ascii="Consolas" w:hAnsi="Consolas"/>
                <w:color w:val="032F62"/>
                <w:sz w:val="18"/>
                <w:szCs w:val="18"/>
              </w:rPr>
              <w:t>wordpress</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MYSQL_DATABASE</w:t>
            </w:r>
            <w:r>
              <w:rPr>
                <w:rFonts w:ascii="Consolas" w:hAnsi="Consolas"/>
                <w:color w:val="24292E"/>
                <w:sz w:val="18"/>
                <w:szCs w:val="18"/>
              </w:rPr>
              <w:t xml:space="preserve">: </w:t>
            </w:r>
            <w:r>
              <w:rPr>
                <w:rStyle w:val="pl-s"/>
                <w:rFonts w:ascii="Consolas" w:hAnsi="Consolas"/>
                <w:color w:val="032F62"/>
                <w:sz w:val="18"/>
                <w:szCs w:val="18"/>
              </w:rPr>
              <w:t>wordpress</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MYSQL_USER</w:t>
            </w:r>
            <w:r>
              <w:rPr>
                <w:rFonts w:ascii="Consolas" w:hAnsi="Consolas"/>
                <w:color w:val="24292E"/>
                <w:sz w:val="18"/>
                <w:szCs w:val="18"/>
              </w:rPr>
              <w:t xml:space="preserve">: </w:t>
            </w:r>
            <w:r>
              <w:rPr>
                <w:rStyle w:val="pl-s"/>
                <w:rFonts w:ascii="Consolas" w:hAnsi="Consolas"/>
                <w:color w:val="032F62"/>
                <w:sz w:val="18"/>
                <w:szCs w:val="18"/>
              </w:rPr>
              <w:t>wordpress</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MYSQL_PASSWORD</w:t>
            </w:r>
            <w:r>
              <w:rPr>
                <w:rFonts w:ascii="Consolas" w:hAnsi="Consolas"/>
                <w:color w:val="24292E"/>
                <w:sz w:val="18"/>
                <w:szCs w:val="18"/>
              </w:rPr>
              <w:t xml:space="preserve">: </w:t>
            </w:r>
            <w:r>
              <w:rPr>
                <w:rStyle w:val="pl-s"/>
                <w:rFonts w:ascii="Consolas" w:hAnsi="Consolas"/>
                <w:color w:val="032F62"/>
                <w:sz w:val="18"/>
                <w:szCs w:val="18"/>
              </w:rPr>
              <w:t>wordpress</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rPr>
                <w:rFonts w:ascii="Consolas" w:hAnsi="Consolas"/>
                <w:color w:val="24292E"/>
                <w:sz w:val="18"/>
                <w:szCs w:val="18"/>
              </w:rPr>
            </w:pPr>
          </w:p>
          <w:p w:rsidR="00CB5036" w:rsidRDefault="00CB5036">
            <w:pPr>
              <w:spacing w:line="300" w:lineRule="atLeast"/>
              <w:jc w:val="right"/>
              <w:rPr>
                <w:rFonts w:ascii="Times New Roman" w:eastAsia="Times New Roman" w:hAnsi="Times New Roman" w:cs="Times New Roman"/>
                <w:szCs w:val="20"/>
              </w:rPr>
            </w:pPr>
          </w:p>
        </w:tc>
      </w:tr>
      <w:tr w:rsidR="00CB5036" w:rsidTr="00CB5036">
        <w:tc>
          <w:tcPr>
            <w:tcW w:w="210" w:type="dxa"/>
            <w:shd w:val="clear" w:color="auto" w:fill="FFFFFF"/>
            <w:noWrap/>
            <w:hideMark/>
          </w:tcPr>
          <w:p w:rsidR="00CB5036" w:rsidRDefault="00CB5036">
            <w:pPr>
              <w:spacing w:line="300" w:lineRule="atLeast"/>
              <w:rPr>
                <w:rFonts w:ascii="Times New Roman" w:eastAsia="Times New Roman" w:hAnsi="Times New Roman" w:cs="Times New Roman"/>
                <w:szCs w:val="20"/>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wordpress</w:t>
            </w:r>
            <w:r>
              <w:rPr>
                <w:rFonts w:ascii="Consolas" w:hAnsi="Consolas"/>
                <w:color w:val="24292E"/>
                <w:sz w:val="18"/>
                <w:szCs w:val="18"/>
              </w:rPr>
              <w:t>:</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depends_on</w:t>
            </w:r>
            <w:r>
              <w:rPr>
                <w:rFonts w:ascii="Consolas" w:hAnsi="Consolas"/>
                <w:color w:val="24292E"/>
                <w:sz w:val="18"/>
                <w:szCs w:val="18"/>
              </w:rPr>
              <w:t>:</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 </w:t>
            </w:r>
            <w:r>
              <w:rPr>
                <w:rStyle w:val="pl-s"/>
                <w:rFonts w:ascii="Consolas" w:hAnsi="Consolas"/>
                <w:color w:val="032F62"/>
                <w:sz w:val="18"/>
                <w:szCs w:val="18"/>
              </w:rPr>
              <w:t>db</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image</w:t>
            </w:r>
            <w:r>
              <w:rPr>
                <w:rFonts w:ascii="Consolas" w:hAnsi="Consolas"/>
                <w:color w:val="24292E"/>
                <w:sz w:val="18"/>
                <w:szCs w:val="18"/>
              </w:rPr>
              <w:t xml:space="preserve">: </w:t>
            </w:r>
            <w:r>
              <w:rPr>
                <w:rStyle w:val="pl-s"/>
                <w:rFonts w:ascii="Consolas" w:hAnsi="Consolas"/>
                <w:color w:val="032F62"/>
                <w:sz w:val="18"/>
                <w:szCs w:val="18"/>
              </w:rPr>
              <w:t>wordpress:latest</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volumes</w:t>
            </w:r>
            <w:r>
              <w:rPr>
                <w:rFonts w:ascii="Consolas" w:hAnsi="Consolas"/>
                <w:color w:val="24292E"/>
                <w:sz w:val="18"/>
                <w:szCs w:val="18"/>
              </w:rPr>
              <w:t>:</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 </w:t>
            </w:r>
            <w:r>
              <w:rPr>
                <w:rStyle w:val="pl-s"/>
                <w:rFonts w:ascii="Consolas" w:hAnsi="Consolas"/>
                <w:color w:val="032F62"/>
                <w:sz w:val="18"/>
                <w:szCs w:val="18"/>
              </w:rPr>
              <w:t>wp_data:/var/www/html</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ports</w:t>
            </w:r>
            <w:r>
              <w:rPr>
                <w:rFonts w:ascii="Consolas" w:hAnsi="Consolas"/>
                <w:color w:val="24292E"/>
                <w:sz w:val="18"/>
                <w:szCs w:val="18"/>
              </w:rPr>
              <w:t>:</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 </w:t>
            </w:r>
            <w:r>
              <w:rPr>
                <w:rStyle w:val="pl-pds"/>
                <w:rFonts w:ascii="Consolas" w:hAnsi="Consolas"/>
                <w:color w:val="032F62"/>
                <w:sz w:val="18"/>
                <w:szCs w:val="18"/>
              </w:rPr>
              <w:t>"</w:t>
            </w:r>
            <w:r>
              <w:rPr>
                <w:rStyle w:val="pl-s"/>
                <w:rFonts w:ascii="Consolas" w:hAnsi="Consolas"/>
                <w:color w:val="032F62"/>
                <w:sz w:val="18"/>
                <w:szCs w:val="18"/>
              </w:rPr>
              <w:t>8000:80</w:t>
            </w:r>
            <w:r>
              <w:rPr>
                <w:rStyle w:val="pl-pds"/>
                <w:rFonts w:ascii="Consolas" w:hAnsi="Consolas"/>
                <w:color w:val="032F62"/>
                <w:sz w:val="18"/>
                <w:szCs w:val="18"/>
              </w:rPr>
              <w:t>"</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restart</w:t>
            </w:r>
            <w:r>
              <w:rPr>
                <w:rFonts w:ascii="Consolas" w:hAnsi="Consolas"/>
                <w:color w:val="24292E"/>
                <w:sz w:val="18"/>
                <w:szCs w:val="18"/>
              </w:rPr>
              <w:t xml:space="preserve">: </w:t>
            </w:r>
            <w:r>
              <w:rPr>
                <w:rStyle w:val="pl-s"/>
                <w:rFonts w:ascii="Consolas" w:hAnsi="Consolas"/>
                <w:color w:val="032F62"/>
                <w:sz w:val="18"/>
                <w:szCs w:val="18"/>
              </w:rPr>
              <w:t>always</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environment</w:t>
            </w:r>
            <w:r>
              <w:rPr>
                <w:rFonts w:ascii="Consolas" w:hAnsi="Consolas"/>
                <w:color w:val="24292E"/>
                <w:sz w:val="18"/>
                <w:szCs w:val="18"/>
              </w:rPr>
              <w:t>:</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WORDPRESS_DB_HOST</w:t>
            </w:r>
            <w:r>
              <w:rPr>
                <w:rFonts w:ascii="Consolas" w:hAnsi="Consolas"/>
                <w:color w:val="24292E"/>
                <w:sz w:val="18"/>
                <w:szCs w:val="18"/>
              </w:rPr>
              <w:t xml:space="preserve">: </w:t>
            </w:r>
            <w:r>
              <w:rPr>
                <w:rStyle w:val="pl-s"/>
                <w:rFonts w:ascii="Consolas" w:hAnsi="Consolas"/>
                <w:color w:val="032F62"/>
                <w:sz w:val="18"/>
                <w:szCs w:val="18"/>
              </w:rPr>
              <w:t>db:3306</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WORDPRESS_DB_PASSWORD</w:t>
            </w:r>
            <w:r>
              <w:rPr>
                <w:rFonts w:ascii="Consolas" w:hAnsi="Consolas"/>
                <w:color w:val="24292E"/>
                <w:sz w:val="18"/>
                <w:szCs w:val="18"/>
              </w:rPr>
              <w:t xml:space="preserve">: </w:t>
            </w:r>
            <w:r>
              <w:rPr>
                <w:rStyle w:val="pl-s"/>
                <w:rFonts w:ascii="Consolas" w:hAnsi="Consolas"/>
                <w:color w:val="032F62"/>
                <w:sz w:val="18"/>
                <w:szCs w:val="18"/>
              </w:rPr>
              <w:t>wordpress</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Style w:val="pl-ent"/>
                <w:rFonts w:ascii="Consolas" w:hAnsi="Consolas"/>
                <w:color w:val="22863A"/>
                <w:sz w:val="18"/>
                <w:szCs w:val="18"/>
              </w:rPr>
              <w:t>volumes</w:t>
            </w:r>
            <w:r>
              <w:rPr>
                <w:rFonts w:ascii="Consolas" w:hAnsi="Consolas"/>
                <w:color w:val="24292E"/>
                <w:sz w:val="18"/>
                <w:szCs w:val="18"/>
              </w:rPr>
              <w:t>:</w:t>
            </w:r>
          </w:p>
        </w:tc>
      </w:tr>
      <w:tr w:rsidR="00CB5036" w:rsidTr="00CB5036">
        <w:tc>
          <w:tcPr>
            <w:tcW w:w="210" w:type="dxa"/>
            <w:shd w:val="clear" w:color="auto" w:fill="auto"/>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ent"/>
                <w:rFonts w:ascii="Consolas" w:hAnsi="Consolas"/>
                <w:color w:val="22863A"/>
                <w:sz w:val="18"/>
                <w:szCs w:val="18"/>
              </w:rPr>
              <w:t>db_data</w:t>
            </w:r>
            <w:r>
              <w:rPr>
                <w:rFonts w:ascii="Consolas" w:hAnsi="Consolas"/>
                <w:color w:val="24292E"/>
                <w:sz w:val="18"/>
                <w:szCs w:val="18"/>
              </w:rPr>
              <w:t>:</w:t>
            </w:r>
          </w:p>
        </w:tc>
      </w:tr>
      <w:tr w:rsidR="00CB5036" w:rsidTr="00CB5036">
        <w:tc>
          <w:tcPr>
            <w:tcW w:w="210" w:type="dxa"/>
            <w:shd w:val="clear" w:color="auto" w:fill="FFFFFF"/>
            <w:noWrap/>
            <w:hideMark/>
          </w:tcPr>
          <w:p w:rsidR="00CB5036" w:rsidRDefault="00CB5036">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CB5036" w:rsidRDefault="00CB5036">
            <w:pPr>
              <w:spacing w:line="300" w:lineRule="atLeast"/>
              <w:jc w:val="left"/>
              <w:rPr>
                <w:rFonts w:ascii="Consolas" w:eastAsia="굴림" w:hAnsi="Consolas" w:cs="굴림"/>
                <w:color w:val="24292E"/>
                <w:sz w:val="18"/>
                <w:szCs w:val="18"/>
              </w:rPr>
            </w:pPr>
            <w:r>
              <w:rPr>
                <w:rFonts w:ascii="Consolas" w:hAnsi="Consolas"/>
                <w:color w:val="24292E"/>
                <w:sz w:val="18"/>
                <w:szCs w:val="18"/>
              </w:rPr>
              <w:t xml:space="preserve">    </w:t>
            </w:r>
            <w:r>
              <w:rPr>
                <w:rStyle w:val="pl-s"/>
                <w:rFonts w:ascii="Consolas" w:hAnsi="Consolas"/>
                <w:color w:val="032F62"/>
                <w:sz w:val="18"/>
                <w:szCs w:val="18"/>
              </w:rPr>
              <w:t>wp_data:</w:t>
            </w: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몇몇 생소해보이는 설정이 눈에 보이지만, 일단 실행해 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1945"/>
      </w:tblGrid>
      <w:tr w:rsidR="00CB5036" w:rsidTr="00CB5036">
        <w:trPr>
          <w:tblCellSpacing w:w="15" w:type="dxa"/>
        </w:trPr>
        <w:tc>
          <w:tcPr>
            <w:tcW w:w="0" w:type="auto"/>
            <w:vAlign w:val="center"/>
            <w:hideMark/>
          </w:tcPr>
          <w:p w:rsidR="00CB5036" w:rsidRDefault="00CB5036">
            <w:pPr>
              <w:pStyle w:val="HTML0"/>
              <w:shd w:val="clear" w:color="auto" w:fill="F0F0F0"/>
              <w:spacing w:line="312" w:lineRule="atLeast"/>
              <w:rPr>
                <w:rFonts w:ascii="Consolas" w:hAnsi="Consolas"/>
                <w:sz w:val="20"/>
                <w:szCs w:val="20"/>
              </w:rPr>
            </w:pPr>
            <w:r>
              <w:rPr>
                <w:rFonts w:ascii="Consolas" w:hAnsi="Consolas"/>
                <w:sz w:val="20"/>
                <w:szCs w:val="20"/>
              </w:rPr>
              <w:t>1</w:t>
            </w:r>
          </w:p>
          <w:p w:rsidR="00CB5036" w:rsidRDefault="00CB5036">
            <w:pPr>
              <w:rPr>
                <w:rFonts w:ascii="맑은 고딕" w:eastAsia="맑은 고딕" w:hAnsi="맑은 고딕"/>
                <w:color w:val="333333"/>
                <w:sz w:val="26"/>
                <w:szCs w:val="26"/>
              </w:rPr>
            </w:pPr>
          </w:p>
        </w:tc>
        <w:tc>
          <w:tcPr>
            <w:tcW w:w="0" w:type="auto"/>
            <w:vAlign w:val="center"/>
            <w:hideMark/>
          </w:tcPr>
          <w:p w:rsidR="00CB5036" w:rsidRDefault="00CB5036">
            <w:pPr>
              <w:pStyle w:val="HTML0"/>
              <w:shd w:val="clear" w:color="auto" w:fill="FEFEFE"/>
              <w:spacing w:line="312" w:lineRule="atLeast"/>
              <w:rPr>
                <w:rFonts w:ascii="Consolas" w:hAnsi="Consolas"/>
                <w:sz w:val="20"/>
                <w:szCs w:val="20"/>
              </w:rPr>
            </w:pPr>
            <w:r>
              <w:rPr>
                <w:rFonts w:ascii="Consolas" w:hAnsi="Consolas"/>
                <w:sz w:val="20"/>
                <w:szCs w:val="20"/>
              </w:rPr>
              <w:t>docker-compose up</w:t>
            </w:r>
          </w:p>
          <w:p w:rsidR="00CB5036" w:rsidRDefault="00CB5036">
            <w:pPr>
              <w:rPr>
                <w:rFonts w:ascii="Times New Roman" w:eastAsia="Times New Roman" w:hAnsi="Times New Roman" w:cs="Times New Roman"/>
                <w:szCs w:val="20"/>
              </w:rPr>
            </w:pPr>
          </w:p>
        </w:tc>
      </w:tr>
    </w:tbl>
    <w:p w:rsidR="00CB5036" w:rsidRDefault="00CB5036" w:rsidP="00CB5036">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아주 손쉽게 워드프레스가 만들어 졌습니다. 단지 명령어를 설정파일로 바꾼거에 불과하지만 가독성과 편리성은 훨씬 향상되었습니다.</w:t>
      </w:r>
    </w:p>
    <w:p w:rsidR="0001305E" w:rsidRDefault="0001305E" w:rsidP="0001305E">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lastRenderedPageBreak/>
        <w:t>도커 이미지 만들기</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이미지를 만들기 위해 </w:t>
      </w:r>
      <w:r>
        <w:rPr>
          <w:rStyle w:val="aa"/>
          <w:rFonts w:ascii="맑은 고딕" w:eastAsia="맑은 고딕" w:hAnsi="맑은 고딕" w:hint="eastAsia"/>
          <w:color w:val="333333"/>
          <w:sz w:val="26"/>
          <w:szCs w:val="26"/>
        </w:rPr>
        <w:t>컨테이너의 상태를 그대로 이미지로 저장</w:t>
      </w:r>
      <w:r>
        <w:rPr>
          <w:rFonts w:ascii="맑은 고딕" w:eastAsia="맑은 고딕" w:hAnsi="맑은 고딕" w:hint="eastAsia"/>
          <w:color w:val="333333"/>
          <w:sz w:val="26"/>
          <w:szCs w:val="26"/>
        </w:rPr>
        <w:t>하는 방법을 사용합니다.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673060" cy="2218983"/>
            <wp:effectExtent l="0" t="0" r="4445" b="0"/>
            <wp:docPr id="37" name="그림 37" descr="create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ate docker 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13557" cy="2234823"/>
                    </a:xfrm>
                    <a:prstGeom prst="rect">
                      <a:avLst/>
                    </a:prstGeom>
                    <a:noFill/>
                    <a:ln>
                      <a:noFill/>
                    </a:ln>
                  </pic:spPr>
                </pic:pic>
              </a:graphicData>
            </a:graphic>
          </wp:inline>
        </w:drawing>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예를 들어, 어떤 애플리케이션을 이미지로 만든다면 리눅스만 설치된 컨테이너에 애플리케이션을 설치하고 그 상태를 그대로 이미지로 저장합니다. 가상머신의 스냅샷과 비</w:t>
      </w:r>
      <w:r w:rsidR="004C1D39">
        <w:rPr>
          <w:rFonts w:ascii="맑은 고딕" w:eastAsia="맑은 고딕" w:hAnsi="맑은 고딕" w:hint="eastAsia"/>
          <w:color w:val="333333"/>
          <w:sz w:val="26"/>
          <w:szCs w:val="26"/>
        </w:rPr>
        <w:t>슷</w:t>
      </w:r>
      <w:r>
        <w:rPr>
          <w:rFonts w:ascii="맑은 고딕" w:eastAsia="맑은 고딕" w:hAnsi="맑은 고딕" w:hint="eastAsia"/>
          <w:color w:val="333333"/>
          <w:sz w:val="26"/>
          <w:szCs w:val="26"/>
        </w:rPr>
        <w:t>한 방식입니다.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이런 과정은 콘솔에서 명령어를 직접 입력하는 것과 별 차이가 없으므로 쉘 스크립트를 잘 알아야 하지만 좋은 샘플이 많이 </w:t>
      </w:r>
      <w:hyperlink r:id="rId68" w:history="1">
        <w:r>
          <w:rPr>
            <w:rStyle w:val="a8"/>
            <w:rFonts w:ascii="맑은 고딕" w:eastAsia="맑은 고딕" w:hAnsi="맑은 고딕" w:hint="eastAsia"/>
            <w:color w:val="DB4D5E"/>
            <w:sz w:val="26"/>
            <w:szCs w:val="26"/>
          </w:rPr>
          <w:t>공개</w:t>
        </w:r>
      </w:hyperlink>
      <w:r>
        <w:rPr>
          <w:rFonts w:ascii="맑은 고딕" w:eastAsia="맑은 고딕" w:hAnsi="맑은 고딕" w:hint="eastAsia"/>
          <w:color w:val="333333"/>
          <w:sz w:val="26"/>
          <w:szCs w:val="26"/>
        </w:rPr>
        <w:t>되어 있어 잘 몰라도 크게 걱정하지 않아도 됩니다. 또한 컨테이너의 가벼운 특성과 레이어 개념을 이용하여 생성과 테스트를 빠르게 수행할 수 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이제 </w:t>
      </w:r>
      <w:hyperlink r:id="rId69" w:history="1">
        <w:r>
          <w:rPr>
            <w:rStyle w:val="a8"/>
            <w:rFonts w:ascii="맑은 고딕" w:eastAsia="맑은 고딕" w:hAnsi="맑은 고딕" w:hint="eastAsia"/>
            <w:color w:val="DB4D5E"/>
            <w:sz w:val="26"/>
            <w:szCs w:val="26"/>
          </w:rPr>
          <w:t>Ruby</w:t>
        </w:r>
      </w:hyperlink>
      <w:r>
        <w:rPr>
          <w:rFonts w:ascii="맑은 고딕" w:eastAsia="맑은 고딕" w:hAnsi="맑은 고딕" w:hint="eastAsia"/>
          <w:color w:val="333333"/>
          <w:sz w:val="26"/>
          <w:szCs w:val="26"/>
        </w:rPr>
        <w:t>로 만들어진 간단한 웹 애플리케이션을 도커라이징</w:t>
      </w:r>
      <w:r>
        <w:rPr>
          <w:rFonts w:ascii="맑은 고딕" w:eastAsia="맑은 고딕" w:hAnsi="맑은 고딕" w:hint="eastAsia"/>
          <w:color w:val="333333"/>
          <w:sz w:val="26"/>
          <w:szCs w:val="26"/>
          <w:vertAlign w:val="subscript"/>
        </w:rPr>
        <w:t>Dockerizing</w:t>
      </w:r>
      <w:r>
        <w:rPr>
          <w:rFonts w:ascii="맑은 고딕" w:eastAsia="맑은 고딕" w:hAnsi="맑은 고딕" w:hint="eastAsia"/>
          <w:color w:val="333333"/>
          <w:sz w:val="26"/>
          <w:szCs w:val="26"/>
        </w:rPr>
        <w:t>(=도커 이미지를 만듦)해보겠습니다.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Sinatra 웹 애플리케이션 샘플</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일단 웹 애플리케이션 소스코드를 작성해야겠죠. </w:t>
      </w:r>
      <w:hyperlink r:id="rId70" w:history="1">
        <w:r>
          <w:rPr>
            <w:rStyle w:val="a8"/>
            <w:rFonts w:ascii="맑은 고딕" w:eastAsia="맑은 고딕" w:hAnsi="맑은 고딕" w:hint="eastAsia"/>
            <w:color w:val="DB4D5E"/>
            <w:sz w:val="26"/>
            <w:szCs w:val="26"/>
          </w:rPr>
          <w:t>Sinatra</w:t>
        </w:r>
      </w:hyperlink>
      <w:r>
        <w:rPr>
          <w:rFonts w:ascii="맑은 고딕" w:eastAsia="맑은 고딕" w:hAnsi="맑은 고딕" w:hint="eastAsia"/>
          <w:color w:val="333333"/>
          <w:sz w:val="26"/>
          <w:szCs w:val="26"/>
        </w:rPr>
        <w:t>라는 가벼운 웹 프레임워크를 사용하기 위해 새로운 폴더를 만들고 </w:t>
      </w:r>
      <w:r>
        <w:rPr>
          <w:rStyle w:val="HTML"/>
          <w:rFonts w:ascii="Consolas" w:hAnsi="Consolas"/>
          <w:color w:val="333333"/>
          <w:sz w:val="21"/>
          <w:szCs w:val="21"/>
          <w:bdr w:val="none" w:sz="0" w:space="0" w:color="auto" w:frame="1"/>
          <w:shd w:val="clear" w:color="auto" w:fill="EFEFEF"/>
        </w:rPr>
        <w:t>Gemfile</w:t>
      </w:r>
      <w:r>
        <w:rPr>
          <w:rFonts w:ascii="맑은 고딕" w:eastAsia="맑은 고딕" w:hAnsi="맑은 고딕" w:hint="eastAsia"/>
          <w:color w:val="333333"/>
          <w:sz w:val="26"/>
          <w:szCs w:val="26"/>
        </w:rPr>
        <w:t>과 </w:t>
      </w:r>
      <w:r>
        <w:rPr>
          <w:rStyle w:val="HTML"/>
          <w:rFonts w:ascii="Consolas" w:hAnsi="Consolas"/>
          <w:color w:val="333333"/>
          <w:sz w:val="21"/>
          <w:szCs w:val="21"/>
          <w:bdr w:val="none" w:sz="0" w:space="0" w:color="auto" w:frame="1"/>
          <w:shd w:val="clear" w:color="auto" w:fill="EFEFEF"/>
        </w:rPr>
        <w:t>app.rb</w:t>
      </w:r>
      <w:r>
        <w:rPr>
          <w:rFonts w:ascii="맑은 고딕" w:eastAsia="맑은 고딕" w:hAnsi="맑은 고딕" w:hint="eastAsia"/>
          <w:color w:val="333333"/>
          <w:sz w:val="26"/>
          <w:szCs w:val="26"/>
        </w:rPr>
        <w:t>를 만듭니다.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Gemfile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326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Style w:val="n"/>
                <w:rFonts w:ascii="Consolas" w:hAnsi="Consolas"/>
                <w:sz w:val="20"/>
                <w:szCs w:val="20"/>
              </w:rPr>
              <w:lastRenderedPageBreak/>
              <w:t>source</w:t>
            </w:r>
            <w:r>
              <w:rPr>
                <w:rFonts w:ascii="Consolas" w:hAnsi="Consolas"/>
                <w:sz w:val="20"/>
                <w:szCs w:val="20"/>
              </w:rPr>
              <w:t xml:space="preserve"> </w:t>
            </w:r>
            <w:r>
              <w:rPr>
                <w:rStyle w:val="s1"/>
                <w:rFonts w:ascii="Consolas" w:hAnsi="Consolas"/>
                <w:color w:val="DD1144"/>
                <w:sz w:val="20"/>
                <w:szCs w:val="20"/>
              </w:rPr>
              <w:t>'https://rubygems.org'</w:t>
            </w:r>
          </w:p>
          <w:p w:rsidR="0001305E" w:rsidRDefault="0001305E">
            <w:pPr>
              <w:pStyle w:val="HTML0"/>
              <w:shd w:val="clear" w:color="auto" w:fill="FEFEFE"/>
              <w:spacing w:line="312" w:lineRule="atLeast"/>
              <w:rPr>
                <w:rFonts w:ascii="Consolas" w:hAnsi="Consolas"/>
                <w:sz w:val="20"/>
                <w:szCs w:val="20"/>
              </w:rPr>
            </w:pPr>
            <w:r>
              <w:rPr>
                <w:rStyle w:val="n"/>
                <w:rFonts w:ascii="Consolas" w:hAnsi="Consolas"/>
                <w:sz w:val="20"/>
                <w:szCs w:val="20"/>
              </w:rPr>
              <w:t>gem</w:t>
            </w:r>
            <w:r>
              <w:rPr>
                <w:rFonts w:ascii="Consolas" w:hAnsi="Consolas"/>
                <w:sz w:val="20"/>
                <w:szCs w:val="20"/>
              </w:rPr>
              <w:t xml:space="preserve"> </w:t>
            </w:r>
            <w:r>
              <w:rPr>
                <w:rStyle w:val="s1"/>
                <w:rFonts w:ascii="Consolas" w:hAnsi="Consolas"/>
                <w:color w:val="DD1144"/>
                <w:sz w:val="20"/>
                <w:szCs w:val="20"/>
              </w:rPr>
              <w:t>'sinatra'</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lastRenderedPageBreak/>
        <w:t>app.rb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2123"/>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Style w:val="nb"/>
                <w:rFonts w:ascii="Consolas" w:hAnsi="Consolas"/>
                <w:color w:val="0086B3"/>
                <w:sz w:val="20"/>
                <w:szCs w:val="20"/>
              </w:rPr>
              <w:t>require</w:t>
            </w:r>
            <w:r>
              <w:rPr>
                <w:rFonts w:ascii="Consolas" w:hAnsi="Consolas"/>
                <w:sz w:val="20"/>
                <w:szCs w:val="20"/>
              </w:rPr>
              <w:t xml:space="preserve"> </w:t>
            </w:r>
            <w:r>
              <w:rPr>
                <w:rStyle w:val="s1"/>
                <w:rFonts w:ascii="Consolas" w:hAnsi="Consolas"/>
                <w:color w:val="DD1144"/>
                <w:sz w:val="20"/>
                <w:szCs w:val="20"/>
              </w:rPr>
              <w:t>'sinatra'</w:t>
            </w:r>
          </w:p>
          <w:p w:rsidR="0001305E" w:rsidRDefault="0001305E">
            <w:pPr>
              <w:pStyle w:val="HTML0"/>
              <w:shd w:val="clear" w:color="auto" w:fill="FEFEFE"/>
              <w:spacing w:line="312" w:lineRule="atLeast"/>
              <w:rPr>
                <w:rFonts w:ascii="Consolas" w:hAnsi="Consolas"/>
                <w:sz w:val="20"/>
                <w:szCs w:val="20"/>
              </w:rPr>
            </w:pPr>
            <w:r>
              <w:rPr>
                <w:rStyle w:val="nb"/>
                <w:rFonts w:ascii="Consolas" w:hAnsi="Consolas"/>
                <w:color w:val="0086B3"/>
                <w:sz w:val="20"/>
                <w:szCs w:val="20"/>
              </w:rPr>
              <w:t>require</w:t>
            </w:r>
            <w:r>
              <w:rPr>
                <w:rFonts w:ascii="Consolas" w:hAnsi="Consolas"/>
                <w:sz w:val="20"/>
                <w:szCs w:val="20"/>
              </w:rPr>
              <w:t xml:space="preserve"> </w:t>
            </w:r>
            <w:r>
              <w:rPr>
                <w:rStyle w:val="s1"/>
                <w:rFonts w:ascii="Consolas" w:hAnsi="Consolas"/>
                <w:color w:val="DD1144"/>
                <w:sz w:val="20"/>
                <w:szCs w:val="20"/>
              </w:rPr>
              <w:t>'socket'</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Style w:val="n"/>
                <w:rFonts w:ascii="Consolas" w:hAnsi="Consolas"/>
                <w:sz w:val="20"/>
                <w:szCs w:val="20"/>
              </w:rPr>
              <w:t>get</w:t>
            </w:r>
            <w:r>
              <w:rPr>
                <w:rFonts w:ascii="Consolas" w:hAnsi="Consolas"/>
                <w:sz w:val="20"/>
                <w:szCs w:val="20"/>
              </w:rPr>
              <w:t xml:space="preserve"> </w:t>
            </w:r>
            <w:r>
              <w:rPr>
                <w:rStyle w:val="s1"/>
                <w:rFonts w:ascii="Consolas" w:hAnsi="Consolas"/>
                <w:color w:val="DD1144"/>
                <w:sz w:val="20"/>
                <w:szCs w:val="20"/>
              </w:rPr>
              <w:t>'/'</w:t>
            </w:r>
            <w:r>
              <w:rPr>
                <w:rFonts w:ascii="Consolas" w:hAnsi="Consolas"/>
                <w:sz w:val="20"/>
                <w:szCs w:val="20"/>
              </w:rPr>
              <w:t xml:space="preserve"> </w:t>
            </w:r>
            <w:r>
              <w:rPr>
                <w:rStyle w:val="k"/>
                <w:rFonts w:ascii="Consolas" w:hAnsi="Consolas"/>
                <w:b/>
                <w:bCs/>
                <w:sz w:val="20"/>
                <w:szCs w:val="20"/>
              </w:rPr>
              <w:t>do</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o"/>
                <w:rFonts w:ascii="Consolas" w:hAnsi="Consolas"/>
                <w:color w:val="008080"/>
                <w:sz w:val="20"/>
                <w:szCs w:val="20"/>
              </w:rPr>
              <w:t>Socket</w:t>
            </w:r>
            <w:r>
              <w:rPr>
                <w:rStyle w:val="p"/>
                <w:rFonts w:ascii="Consolas" w:hAnsi="Consolas"/>
                <w:sz w:val="20"/>
                <w:szCs w:val="20"/>
              </w:rPr>
              <w:t>.</w:t>
            </w:r>
            <w:r>
              <w:rPr>
                <w:rStyle w:val="nf"/>
                <w:rFonts w:ascii="NerdFontsSymbols Nerd Font" w:hAnsi="NerdFontsSymbols Nerd Font"/>
                <w:b/>
                <w:bCs/>
                <w:color w:val="990000"/>
                <w:sz w:val="20"/>
                <w:szCs w:val="20"/>
              </w:rPr>
              <w:t>gethostname</w:t>
            </w:r>
          </w:p>
          <w:p w:rsidR="0001305E" w:rsidRDefault="0001305E">
            <w:pPr>
              <w:pStyle w:val="HTML0"/>
              <w:shd w:val="clear" w:color="auto" w:fill="FEFEFE"/>
              <w:spacing w:line="312" w:lineRule="atLeast"/>
              <w:rPr>
                <w:rFonts w:ascii="Consolas" w:hAnsi="Consolas"/>
                <w:sz w:val="20"/>
                <w:szCs w:val="20"/>
              </w:rPr>
            </w:pPr>
            <w:r>
              <w:rPr>
                <w:rStyle w:val="k"/>
                <w:rFonts w:ascii="Consolas" w:hAnsi="Consolas"/>
                <w:b/>
                <w:bCs/>
                <w:sz w:val="20"/>
                <w:szCs w:val="20"/>
              </w:rPr>
              <w:t>end</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ruby와 sinatra에 대해 전혀 모르더라도 </w:t>
      </w:r>
      <w:r>
        <w:rPr>
          <w:rStyle w:val="HTML"/>
          <w:rFonts w:ascii="Consolas" w:hAnsi="Consolas"/>
          <w:color w:val="333333"/>
          <w:sz w:val="21"/>
          <w:szCs w:val="21"/>
          <w:bdr w:val="none" w:sz="0" w:space="0" w:color="auto" w:frame="1"/>
          <w:shd w:val="clear" w:color="auto" w:fill="EFEFEF"/>
        </w:rPr>
        <w:t>Gemfile</w:t>
      </w:r>
      <w:r>
        <w:rPr>
          <w:rFonts w:ascii="맑은 고딕" w:eastAsia="맑은 고딕" w:hAnsi="맑은 고딕" w:hint="eastAsia"/>
          <w:color w:val="333333"/>
          <w:sz w:val="26"/>
          <w:szCs w:val="26"/>
        </w:rPr>
        <w:t>은 패키지를 관리하고 </w:t>
      </w:r>
      <w:r>
        <w:rPr>
          <w:rStyle w:val="HTML"/>
          <w:rFonts w:ascii="Consolas" w:hAnsi="Consolas"/>
          <w:color w:val="333333"/>
          <w:sz w:val="21"/>
          <w:szCs w:val="21"/>
          <w:bdr w:val="none" w:sz="0" w:space="0" w:color="auto" w:frame="1"/>
          <w:shd w:val="clear" w:color="auto" w:fill="EFEFEF"/>
        </w:rPr>
        <w:t>app.rb</w:t>
      </w:r>
      <w:r>
        <w:rPr>
          <w:rFonts w:ascii="맑은 고딕" w:eastAsia="맑은 고딕" w:hAnsi="맑은 고딕" w:hint="eastAsia"/>
          <w:color w:val="333333"/>
          <w:sz w:val="26"/>
          <w:szCs w:val="26"/>
        </w:rPr>
        <w:t>는 호스트명을 출력하는 웹 서버를 만들었다는 걸 예상할 수 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이제 패키지를 설치하고 서버를 실행해보겠습니다.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468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bundle </w:t>
            </w:r>
            <w:r>
              <w:rPr>
                <w:rStyle w:val="nb"/>
                <w:rFonts w:ascii="Consolas" w:hAnsi="Consolas"/>
                <w:color w:val="0086B3"/>
                <w:sz w:val="20"/>
                <w:szCs w:val="20"/>
              </w:rPr>
              <w:t>install</w:t>
            </w:r>
            <w:r>
              <w:rPr>
                <w:rFonts w:ascii="Consolas" w:hAnsi="Consolas"/>
                <w:sz w:val="20"/>
                <w:szCs w:val="20"/>
              </w:rPr>
              <w:t xml:space="preserve">            </w:t>
            </w:r>
            <w:r>
              <w:rPr>
                <w:rStyle w:val="c"/>
                <w:rFonts w:ascii="Consolas" w:hAnsi="Consolas"/>
                <w:i/>
                <w:iCs/>
                <w:color w:val="999988"/>
                <w:sz w:val="20"/>
                <w:szCs w:val="20"/>
              </w:rPr>
              <w:t># install package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bundle </w:t>
            </w:r>
            <w:r>
              <w:rPr>
                <w:rStyle w:val="nb"/>
                <w:rFonts w:ascii="Consolas" w:hAnsi="Consolas"/>
                <w:color w:val="0086B3"/>
                <w:sz w:val="20"/>
                <w:szCs w:val="20"/>
              </w:rPr>
              <w:t xml:space="preserve">exec </w:t>
            </w:r>
            <w:r>
              <w:rPr>
                <w:rFonts w:ascii="Consolas" w:hAnsi="Consolas"/>
                <w:sz w:val="20"/>
                <w:szCs w:val="20"/>
              </w:rPr>
              <w:t xml:space="preserve">ruby app.rb   </w:t>
            </w:r>
            <w:r>
              <w:rPr>
                <w:rStyle w:val="c"/>
                <w:rFonts w:ascii="Consolas" w:hAnsi="Consolas"/>
                <w:i/>
                <w:iCs/>
                <w:color w:val="999988"/>
                <w:sz w:val="20"/>
                <w:szCs w:val="20"/>
              </w:rPr>
              <w:t># Run sinatra</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ruby가 설치되어 있지 않다고요? 도커만 있으면 문제없습니다. 다음 명령어를 실행합니다.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893"/>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docker run </w:t>
            </w:r>
            <w:r>
              <w:rPr>
                <w:rStyle w:val="nt"/>
                <w:rFonts w:ascii="Consolas" w:hAnsi="Consolas"/>
                <w:color w:val="000080"/>
                <w:sz w:val="20"/>
                <w:szCs w:val="20"/>
              </w:rPr>
              <w:t>--rm</w:t>
            </w:r>
            <w:r>
              <w:rPr>
                <w:rFonts w:ascii="Consolas" w:hAnsi="Consolas"/>
                <w:sz w:val="20"/>
                <w:szCs w:val="20"/>
              </w:rPr>
              <w:t xml:space="preserve"> </w:t>
            </w:r>
            <w:r>
              <w:rPr>
                <w:rStyle w:val="se"/>
                <w:rFonts w:ascii="Consolas" w:hAnsi="Consolas"/>
                <w:color w:val="DD1144"/>
                <w:sz w:val="20"/>
                <w:szCs w:val="20"/>
              </w:rPr>
              <w:t>\</w:t>
            </w:r>
          </w:p>
          <w:p w:rsidR="0001305E" w:rsidRDefault="0001305E">
            <w:pPr>
              <w:pStyle w:val="HTML0"/>
              <w:shd w:val="clear" w:color="auto" w:fill="FEFEFE"/>
              <w:spacing w:line="312" w:lineRule="atLeast"/>
              <w:rPr>
                <w:rFonts w:ascii="Consolas" w:hAnsi="Consolas"/>
                <w:sz w:val="20"/>
                <w:szCs w:val="20"/>
              </w:rPr>
            </w:pPr>
            <w:r>
              <w:rPr>
                <w:rStyle w:val="nt"/>
                <w:rFonts w:ascii="Consolas" w:hAnsi="Consolas"/>
                <w:color w:val="000080"/>
                <w:sz w:val="20"/>
                <w:szCs w:val="20"/>
              </w:rPr>
              <w:t>-p</w:t>
            </w:r>
            <w:r>
              <w:rPr>
                <w:rFonts w:ascii="Consolas" w:hAnsi="Consolas"/>
                <w:sz w:val="20"/>
                <w:szCs w:val="20"/>
              </w:rPr>
              <w:t xml:space="preserve"> 4567:4567 </w:t>
            </w:r>
            <w:r>
              <w:rPr>
                <w:rStyle w:val="se"/>
                <w:rFonts w:ascii="Consolas" w:hAnsi="Consolas"/>
                <w:color w:val="DD1144"/>
                <w:sz w:val="20"/>
                <w:szCs w:val="20"/>
              </w:rPr>
              <w:t>\</w:t>
            </w:r>
          </w:p>
          <w:p w:rsidR="0001305E" w:rsidRDefault="0001305E">
            <w:pPr>
              <w:pStyle w:val="HTML0"/>
              <w:shd w:val="clear" w:color="auto" w:fill="FEFEFE"/>
              <w:spacing w:line="312" w:lineRule="atLeast"/>
              <w:rPr>
                <w:rFonts w:ascii="Consolas" w:hAnsi="Consolas"/>
                <w:sz w:val="20"/>
                <w:szCs w:val="20"/>
              </w:rPr>
            </w:pPr>
            <w:r>
              <w:rPr>
                <w:rStyle w:val="nt"/>
                <w:rFonts w:ascii="Consolas" w:hAnsi="Consolas"/>
                <w:color w:val="000080"/>
                <w:sz w:val="20"/>
                <w:szCs w:val="20"/>
              </w:rPr>
              <w:t>-v</w:t>
            </w:r>
            <w:r>
              <w:rPr>
                <w:rFonts w:ascii="Consolas" w:hAnsi="Consolas"/>
                <w:sz w:val="20"/>
                <w:szCs w:val="20"/>
              </w:rPr>
              <w:t xml:space="preserve"> </w:t>
            </w:r>
            <w:r>
              <w:rPr>
                <w:rStyle w:val="nv"/>
                <w:rFonts w:ascii="Consolas" w:hAnsi="Consolas"/>
                <w:color w:val="008080"/>
                <w:sz w:val="20"/>
                <w:szCs w:val="20"/>
              </w:rPr>
              <w:t>$PWD</w:t>
            </w:r>
            <w:r>
              <w:rPr>
                <w:rFonts w:ascii="Consolas" w:hAnsi="Consolas"/>
                <w:sz w:val="20"/>
                <w:szCs w:val="20"/>
              </w:rPr>
              <w:t xml:space="preserve">:/usr/src/app </w:t>
            </w:r>
            <w:r>
              <w:rPr>
                <w:rStyle w:val="se"/>
                <w:rFonts w:ascii="Consolas" w:hAnsi="Consolas"/>
                <w:color w:val="DD1144"/>
                <w:sz w:val="20"/>
                <w:szCs w:val="20"/>
              </w:rPr>
              <w:t>\</w:t>
            </w:r>
          </w:p>
          <w:p w:rsidR="0001305E" w:rsidRDefault="0001305E">
            <w:pPr>
              <w:pStyle w:val="HTML0"/>
              <w:shd w:val="clear" w:color="auto" w:fill="FEFEFE"/>
              <w:spacing w:line="312" w:lineRule="atLeast"/>
              <w:rPr>
                <w:rFonts w:ascii="Consolas" w:hAnsi="Consolas"/>
                <w:sz w:val="20"/>
                <w:szCs w:val="20"/>
              </w:rPr>
            </w:pPr>
            <w:r>
              <w:rPr>
                <w:rStyle w:val="nt"/>
                <w:rFonts w:ascii="Consolas" w:hAnsi="Consolas"/>
                <w:color w:val="000080"/>
                <w:sz w:val="20"/>
                <w:szCs w:val="20"/>
              </w:rPr>
              <w:t>-w</w:t>
            </w:r>
            <w:r>
              <w:rPr>
                <w:rFonts w:ascii="Consolas" w:hAnsi="Consolas"/>
                <w:sz w:val="20"/>
                <w:szCs w:val="20"/>
              </w:rPr>
              <w:t xml:space="preserve"> /usr/src/app </w:t>
            </w:r>
            <w:r>
              <w:rPr>
                <w:rStyle w:val="se"/>
                <w:rFonts w:ascii="Consolas" w:hAnsi="Consolas"/>
                <w:color w:val="DD1144"/>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ruby </w:t>
            </w:r>
            <w:r>
              <w:rPr>
                <w:rStyle w:val="se"/>
                <w:rFonts w:ascii="Consolas" w:hAnsi="Consolas"/>
                <w:color w:val="DD1144"/>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bash </w:t>
            </w:r>
            <w:r>
              <w:rPr>
                <w:rStyle w:val="nt"/>
                <w:rFonts w:ascii="Consolas" w:hAnsi="Consolas"/>
                <w:color w:val="000080"/>
                <w:sz w:val="20"/>
                <w:szCs w:val="20"/>
              </w:rPr>
              <w:t>-c</w:t>
            </w:r>
            <w:r>
              <w:rPr>
                <w:rFonts w:ascii="Consolas" w:hAnsi="Consolas"/>
                <w:sz w:val="20"/>
                <w:szCs w:val="20"/>
              </w:rPr>
              <w:t xml:space="preserve"> </w:t>
            </w:r>
            <w:r>
              <w:rPr>
                <w:rStyle w:val="s2"/>
                <w:rFonts w:ascii="Consolas" w:hAnsi="Consolas"/>
                <w:color w:val="DD1144"/>
                <w:sz w:val="20"/>
                <w:szCs w:val="20"/>
              </w:rPr>
              <w:t>"bundle install &amp;&amp; bundle exec ruby app.rb -o 0.0.0.0"</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호스트의 디렉토리를 루비가 설치된 컨테이너의 디렉토리에 마운트한다음 그대로 명령어를 실행하면 로컬에 개발 환경을 구축하지 않고 도커 컨테이너를 개발환경으로 사용할 수 있습니다. </w:t>
      </w:r>
    </w:p>
    <w:p w:rsidR="0001305E" w:rsidRDefault="0001305E" w:rsidP="0001305E">
      <w:pPr>
        <w:pStyle w:val="a9"/>
        <w:spacing w:before="0" w:beforeAutospacing="0" w:after="0" w:afterAutospacing="0" w:line="405" w:lineRule="atLeast"/>
        <w:rPr>
          <w:rFonts w:ascii="맑은 고딕" w:eastAsia="맑은 고딕" w:hAnsi="맑은 고딕"/>
          <w:color w:val="333333"/>
          <w:spacing w:val="-8"/>
          <w:sz w:val="23"/>
          <w:szCs w:val="23"/>
        </w:rPr>
      </w:pPr>
      <w:r>
        <w:rPr>
          <w:rFonts w:ascii="맑은 고딕" w:eastAsia="맑은 고딕" w:hAnsi="맑은 고딕" w:hint="eastAsia"/>
          <w:color w:val="333333"/>
          <w:spacing w:val="-8"/>
          <w:sz w:val="23"/>
          <w:szCs w:val="23"/>
        </w:rPr>
        <w:t>도커를 개발환경으로 사용하면 개발=테스트=운영이 동일한 환경에서 실행되는 놀라운 상황이 펼쳐집니다. 이 부분은 재미있는 내용이 많지만, 주제에서 벗어나므로 이 정도만 언급하고 다음 기회에 더 자세히 알아봅니다.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서버가 정상적으로 실행됐으면 웹 브라우저에서 테스트해봅니다. </w:t>
      </w:r>
      <w:r>
        <w:rPr>
          <w:rStyle w:val="HTML"/>
          <w:rFonts w:ascii="Consolas" w:hAnsi="Consolas"/>
          <w:color w:val="333333"/>
          <w:sz w:val="21"/>
          <w:szCs w:val="21"/>
          <w:bdr w:val="none" w:sz="0" w:space="0" w:color="auto" w:frame="1"/>
          <w:shd w:val="clear" w:color="auto" w:fill="EFEFEF"/>
        </w:rPr>
        <w:t>http://localhost:4567</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638165" cy="4228624"/>
            <wp:effectExtent l="0" t="0" r="0" b="0"/>
            <wp:docPr id="35" name="그림 35" descr="Brows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rowser te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8384" cy="4236288"/>
                    </a:xfrm>
                    <a:prstGeom prst="rect">
                      <a:avLst/>
                    </a:prstGeom>
                    <a:noFill/>
                    <a:ln>
                      <a:noFill/>
                    </a:ln>
                  </pic:spPr>
                </pic:pic>
              </a:graphicData>
            </a:graphic>
          </wp:inline>
        </w:drawing>
      </w:r>
      <w:r>
        <w:rPr>
          <w:rFonts w:ascii="맑은 고딕" w:eastAsia="맑은 고딕" w:hAnsi="맑은 고딕" w:hint="eastAsia"/>
          <w:color w:val="333333"/>
          <w:sz w:val="26"/>
          <w:szCs w:val="26"/>
        </w:rPr>
        <w:t xml:space="preserve"> 도커 컨테이너의 호스트명이 보입니다. 소스는 잘 작성한 것 같네요! 이제 도커 이미지를 만들 준비가 완료됐습니다.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Ruby Application Dockerfile</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368173" cy="1797379"/>
            <wp:effectExtent l="0" t="0" r="4445" b="0"/>
            <wp:docPr id="34" name="그림 34" descr="Docke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ockerfil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409591" cy="1811247"/>
                    </a:xfrm>
                    <a:prstGeom prst="rect">
                      <a:avLst/>
                    </a:prstGeom>
                    <a:noFill/>
                    <a:ln>
                      <a:noFill/>
                    </a:ln>
                  </pic:spPr>
                </pic:pic>
              </a:graphicData>
            </a:graphic>
          </wp:inline>
        </w:drawing>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도커는 이미지를 만들기 위해 </w:t>
      </w:r>
      <w:r>
        <w:rPr>
          <w:rStyle w:val="HTML"/>
          <w:rFonts w:ascii="Consolas" w:hAnsi="Consolas"/>
          <w:color w:val="333333"/>
          <w:sz w:val="21"/>
          <w:szCs w:val="21"/>
          <w:bdr w:val="none" w:sz="0" w:space="0" w:color="auto" w:frame="1"/>
          <w:shd w:val="clear" w:color="auto" w:fill="EFEFEF"/>
        </w:rPr>
        <w:t>Dockerfile</w:t>
      </w:r>
      <w:r>
        <w:rPr>
          <w:rFonts w:ascii="맑은 고딕" w:eastAsia="맑은 고딕" w:hAnsi="맑은 고딕" w:hint="eastAsia"/>
          <w:color w:val="333333"/>
          <w:sz w:val="26"/>
          <w:szCs w:val="26"/>
        </w:rPr>
        <w:t>이라는 이미지 빌드용 DSL</w:t>
      </w:r>
      <w:r>
        <w:rPr>
          <w:rFonts w:ascii="맑은 고딕" w:eastAsia="맑은 고딕" w:hAnsi="맑은 고딕" w:hint="eastAsia"/>
          <w:color w:val="333333"/>
          <w:sz w:val="26"/>
          <w:szCs w:val="26"/>
          <w:vertAlign w:val="subscript"/>
        </w:rPr>
        <w:t>Domain Specific Language</w:t>
      </w:r>
      <w:r>
        <w:rPr>
          <w:rFonts w:ascii="맑은 고딕" w:eastAsia="맑은 고딕" w:hAnsi="맑은 고딕" w:hint="eastAsia"/>
          <w:color w:val="333333"/>
          <w:sz w:val="26"/>
          <w:szCs w:val="26"/>
        </w:rPr>
        <w:t> 파일을 사용합니다. 단순 텍스트 파일로 일반적으로 소스와 함께 관리합니다.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고급 개발자는 바로 Dockerfile을 만들 수도 있겠지만, 일반 개발자들은 일단 리눅스 서버에서 테스트로 설치해보고 안 되면 될 때까지 삽질하면서 최적의 과정을 Dockerfile로 작성해야 합니다. 우리는 초보니까 Ruby 웹 애플리케이션을 ubuntu에 배포하는 과정을 먼저 살펴보겠습니다.</w:t>
      </w:r>
    </w:p>
    <w:tbl>
      <w:tblPr>
        <w:tblW w:w="0" w:type="auto"/>
        <w:tblCellMar>
          <w:left w:w="0" w:type="dxa"/>
          <w:right w:w="0" w:type="dxa"/>
        </w:tblCellMar>
        <w:tblLook w:val="04A0" w:firstRow="1" w:lastRow="0" w:firstColumn="1" w:lastColumn="0" w:noHBand="0" w:noVBand="1"/>
      </w:tblPr>
      <w:tblGrid>
        <w:gridCol w:w="930"/>
        <w:gridCol w:w="2582"/>
      </w:tblGrid>
      <w:tr w:rsidR="0001305E" w:rsidTr="0001305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1305E" w:rsidRDefault="0001305E">
            <w:pPr>
              <w:rPr>
                <w:rFonts w:ascii="맑은 고딕" w:eastAsia="맑은 고딕" w:hAnsi="맑은 고딕"/>
                <w:b/>
                <w:bCs/>
                <w:color w:val="333333"/>
                <w:sz w:val="27"/>
                <w:szCs w:val="27"/>
              </w:rPr>
            </w:pPr>
            <w:r>
              <w:rPr>
                <w:rFonts w:ascii="맑은 고딕" w:eastAsia="맑은 고딕" w:hAnsi="맑은 고딕" w:hint="eastAsia"/>
                <w:b/>
                <w:bCs/>
                <w:color w:val="333333"/>
                <w:sz w:val="27"/>
                <w:szCs w:val="27"/>
              </w:rPr>
              <w:t>순서</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1305E" w:rsidRDefault="0001305E">
            <w:pPr>
              <w:rPr>
                <w:rFonts w:ascii="맑은 고딕" w:eastAsia="맑은 고딕" w:hAnsi="맑은 고딕"/>
                <w:b/>
                <w:bCs/>
                <w:color w:val="333333"/>
                <w:sz w:val="27"/>
                <w:szCs w:val="27"/>
              </w:rPr>
            </w:pPr>
            <w:r>
              <w:rPr>
                <w:rFonts w:ascii="맑은 고딕" w:eastAsia="맑은 고딕" w:hAnsi="맑은 고딕" w:hint="eastAsia"/>
                <w:b/>
                <w:bCs/>
                <w:color w:val="333333"/>
                <w:sz w:val="27"/>
                <w:szCs w:val="27"/>
              </w:rPr>
              <w:t>작업</w:t>
            </w:r>
          </w:p>
        </w:tc>
      </w:tr>
      <w:tr w:rsidR="0001305E" w:rsidTr="0001305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ubuntu 설치</w:t>
            </w:r>
          </w:p>
        </w:tc>
      </w:tr>
      <w:tr w:rsidR="0001305E" w:rsidTr="0001305E">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ruby 설치</w:t>
            </w:r>
          </w:p>
        </w:tc>
      </w:tr>
      <w:tr w:rsidR="0001305E" w:rsidTr="0001305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소스 복사</w:t>
            </w:r>
          </w:p>
        </w:tc>
      </w:tr>
      <w:tr w:rsidR="0001305E" w:rsidTr="0001305E">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Gem 패키지 설치</w:t>
            </w:r>
          </w:p>
        </w:tc>
      </w:tr>
      <w:tr w:rsidR="0001305E" w:rsidTr="0001305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1305E" w:rsidRDefault="0001305E">
            <w:pPr>
              <w:rPr>
                <w:rFonts w:ascii="맑은 고딕" w:eastAsia="맑은 고딕" w:hAnsi="맑은 고딕"/>
                <w:color w:val="333333"/>
                <w:sz w:val="27"/>
                <w:szCs w:val="27"/>
              </w:rPr>
            </w:pPr>
            <w:r>
              <w:rPr>
                <w:rFonts w:ascii="맑은 고딕" w:eastAsia="맑은 고딕" w:hAnsi="맑은 고딕" w:hint="eastAsia"/>
                <w:color w:val="333333"/>
                <w:sz w:val="27"/>
                <w:szCs w:val="27"/>
              </w:rPr>
              <w:t>Sinatra 서버 실행</w:t>
            </w: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 과정을 그대로 쉘 스크립트로 옮겨봅니다.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6213"/>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lastRenderedPageBreak/>
              <w:t>15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16</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lastRenderedPageBreak/>
              <w:t xml:space="preserve"># 1. ubuntu </w:t>
            </w:r>
            <w:r>
              <w:rPr>
                <w:rStyle w:val="c"/>
                <w:rFonts w:ascii="Consolas" w:hAnsi="Consolas"/>
                <w:i/>
                <w:iCs/>
                <w:color w:val="999988"/>
                <w:sz w:val="20"/>
                <w:szCs w:val="20"/>
              </w:rPr>
              <w:t>설치</w:t>
            </w:r>
            <w:r>
              <w:rPr>
                <w:rStyle w:val="c"/>
                <w:rFonts w:ascii="Consolas" w:hAnsi="Consolas"/>
                <w:i/>
                <w:iCs/>
                <w:color w:val="999988"/>
                <w:sz w:val="20"/>
                <w:szCs w:val="20"/>
              </w:rPr>
              <w:t xml:space="preserve"> (</w:t>
            </w:r>
            <w:r>
              <w:rPr>
                <w:rStyle w:val="c"/>
                <w:rFonts w:ascii="Consolas" w:hAnsi="Consolas"/>
                <w:i/>
                <w:iCs/>
                <w:color w:val="999988"/>
                <w:sz w:val="20"/>
                <w:szCs w:val="20"/>
              </w:rPr>
              <w:t>패키지</w:t>
            </w:r>
            <w:r>
              <w:rPr>
                <w:rStyle w:val="c"/>
                <w:rFonts w:ascii="Consolas" w:hAnsi="Consolas"/>
                <w:i/>
                <w:iCs/>
                <w:color w:val="999988"/>
                <w:sz w:val="20"/>
                <w:szCs w:val="20"/>
              </w:rPr>
              <w:t xml:space="preserve"> </w:t>
            </w:r>
            <w:r>
              <w:rPr>
                <w:rStyle w:val="c"/>
                <w:rFonts w:ascii="Consolas" w:hAnsi="Consolas"/>
                <w:i/>
                <w:iCs/>
                <w:color w:val="999988"/>
                <w:sz w:val="20"/>
                <w:szCs w:val="20"/>
              </w:rPr>
              <w:t>업데이트</w:t>
            </w:r>
            <w:r>
              <w:rPr>
                <w:rStyle w:val="c"/>
                <w:rFonts w:ascii="Consolas" w:hAnsi="Consolas"/>
                <w:i/>
                <w:iCs/>
                <w:color w:val="999988"/>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apt-get update</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xml:space="preserve"># 2. ruby </w:t>
            </w:r>
            <w:r>
              <w:rPr>
                <w:rStyle w:val="c"/>
                <w:rFonts w:ascii="Consolas" w:hAnsi="Consolas"/>
                <w:i/>
                <w:iCs/>
                <w:color w:val="999988"/>
                <w:sz w:val="20"/>
                <w:szCs w:val="20"/>
              </w:rPr>
              <w:t>설치</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apt-get </w:t>
            </w:r>
            <w:r>
              <w:rPr>
                <w:rStyle w:val="nb"/>
                <w:rFonts w:ascii="Consolas" w:hAnsi="Consolas"/>
                <w:color w:val="0086B3"/>
                <w:sz w:val="20"/>
                <w:szCs w:val="20"/>
              </w:rPr>
              <w:t xml:space="preserve">install </w:t>
            </w:r>
            <w:r>
              <w:rPr>
                <w:rFonts w:ascii="Consolas" w:hAnsi="Consolas"/>
                <w:sz w:val="20"/>
                <w:szCs w:val="20"/>
              </w:rPr>
              <w:t>ruby</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gem </w:t>
            </w:r>
            <w:r>
              <w:rPr>
                <w:rStyle w:val="nb"/>
                <w:rFonts w:ascii="Consolas" w:hAnsi="Consolas"/>
                <w:color w:val="0086B3"/>
                <w:sz w:val="20"/>
                <w:szCs w:val="20"/>
              </w:rPr>
              <w:t xml:space="preserve">install </w:t>
            </w:r>
            <w:r>
              <w:rPr>
                <w:rFonts w:ascii="Consolas" w:hAnsi="Consolas"/>
                <w:sz w:val="20"/>
                <w:szCs w:val="20"/>
              </w:rPr>
              <w:t>bundler</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xml:space="preserve"># 3. </w:t>
            </w:r>
            <w:r>
              <w:rPr>
                <w:rStyle w:val="c"/>
                <w:rFonts w:ascii="Consolas" w:hAnsi="Consolas"/>
                <w:i/>
                <w:iCs/>
                <w:color w:val="999988"/>
                <w:sz w:val="20"/>
                <w:szCs w:val="20"/>
              </w:rPr>
              <w:t>소스</w:t>
            </w:r>
            <w:r>
              <w:rPr>
                <w:rStyle w:val="c"/>
                <w:rFonts w:ascii="Consolas" w:hAnsi="Consolas"/>
                <w:i/>
                <w:iCs/>
                <w:color w:val="999988"/>
                <w:sz w:val="20"/>
                <w:szCs w:val="20"/>
              </w:rPr>
              <w:t xml:space="preserve"> </w:t>
            </w:r>
            <w:r>
              <w:rPr>
                <w:rStyle w:val="c"/>
                <w:rFonts w:ascii="Consolas" w:hAnsi="Consolas"/>
                <w:i/>
                <w:iCs/>
                <w:color w:val="999988"/>
                <w:sz w:val="20"/>
                <w:szCs w:val="20"/>
              </w:rPr>
              <w:t>복사</w:t>
            </w:r>
          </w:p>
          <w:p w:rsidR="0001305E" w:rsidRDefault="0001305E">
            <w:pPr>
              <w:pStyle w:val="HTML0"/>
              <w:shd w:val="clear" w:color="auto" w:fill="FEFEFE"/>
              <w:spacing w:line="312" w:lineRule="atLeast"/>
              <w:rPr>
                <w:rFonts w:ascii="Consolas" w:hAnsi="Consolas"/>
                <w:sz w:val="20"/>
                <w:szCs w:val="20"/>
              </w:rPr>
            </w:pPr>
            <w:r>
              <w:rPr>
                <w:rStyle w:val="nb"/>
                <w:rFonts w:ascii="Consolas" w:hAnsi="Consolas"/>
                <w:color w:val="0086B3"/>
                <w:sz w:val="20"/>
                <w:szCs w:val="20"/>
              </w:rPr>
              <w:t>mkdir</w:t>
            </w:r>
            <w:r>
              <w:rPr>
                <w:rFonts w:ascii="Consolas" w:hAnsi="Consolas"/>
                <w:sz w:val="20"/>
                <w:szCs w:val="20"/>
              </w:rPr>
              <w:t xml:space="preserve"> </w:t>
            </w:r>
            <w:r>
              <w:rPr>
                <w:rStyle w:val="nt"/>
                <w:rFonts w:ascii="Consolas" w:hAnsi="Consolas"/>
                <w:color w:val="000080"/>
                <w:sz w:val="20"/>
                <w:szCs w:val="20"/>
              </w:rPr>
              <w:t>-p</w:t>
            </w:r>
            <w:r>
              <w:rPr>
                <w:rFonts w:ascii="Consolas" w:hAnsi="Consolas"/>
                <w:sz w:val="20"/>
                <w:szCs w:val="20"/>
              </w:rPr>
              <w:t xml:space="preserve"> /usr/src/app</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scp Gemfile app.rb root@ubuntu:/usr/src/app  </w:t>
            </w:r>
            <w:r>
              <w:rPr>
                <w:rStyle w:val="c"/>
                <w:rFonts w:ascii="Consolas" w:hAnsi="Consolas"/>
                <w:i/>
                <w:iCs/>
                <w:color w:val="999988"/>
                <w:sz w:val="20"/>
                <w:szCs w:val="20"/>
              </w:rPr>
              <w:t># From host</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xml:space="preserve"># 4. Gem </w:t>
            </w:r>
            <w:r>
              <w:rPr>
                <w:rStyle w:val="c"/>
                <w:rFonts w:ascii="Consolas" w:hAnsi="Consolas"/>
                <w:i/>
                <w:iCs/>
                <w:color w:val="999988"/>
                <w:sz w:val="20"/>
                <w:szCs w:val="20"/>
              </w:rPr>
              <w:t>패키지</w:t>
            </w:r>
            <w:r>
              <w:rPr>
                <w:rStyle w:val="c"/>
                <w:rFonts w:ascii="Consolas" w:hAnsi="Consolas"/>
                <w:i/>
                <w:iCs/>
                <w:color w:val="999988"/>
                <w:sz w:val="20"/>
                <w:szCs w:val="20"/>
              </w:rPr>
              <w:t xml:space="preserve"> </w:t>
            </w:r>
            <w:r>
              <w:rPr>
                <w:rStyle w:val="c"/>
                <w:rFonts w:ascii="Consolas" w:hAnsi="Consolas"/>
                <w:i/>
                <w:iCs/>
                <w:color w:val="999988"/>
                <w:sz w:val="20"/>
                <w:szCs w:val="20"/>
              </w:rPr>
              <w:t>설치</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bundle </w:t>
            </w:r>
            <w:r>
              <w:rPr>
                <w:rStyle w:val="nb"/>
                <w:rFonts w:ascii="Consolas" w:hAnsi="Consolas"/>
                <w:color w:val="0086B3"/>
                <w:sz w:val="20"/>
                <w:szCs w:val="20"/>
              </w:rPr>
              <w:t>install</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lastRenderedPageBreak/>
              <w:t xml:space="preserve"># 5. Sinatra </w:t>
            </w:r>
            <w:r>
              <w:rPr>
                <w:rStyle w:val="c"/>
                <w:rFonts w:ascii="Consolas" w:hAnsi="Consolas"/>
                <w:i/>
                <w:iCs/>
                <w:color w:val="999988"/>
                <w:sz w:val="20"/>
                <w:szCs w:val="20"/>
              </w:rPr>
              <w:t>서버</w:t>
            </w:r>
            <w:r>
              <w:rPr>
                <w:rStyle w:val="c"/>
                <w:rFonts w:ascii="Consolas" w:hAnsi="Consolas"/>
                <w:i/>
                <w:iCs/>
                <w:color w:val="999988"/>
                <w:sz w:val="20"/>
                <w:szCs w:val="20"/>
              </w:rPr>
              <w:t xml:space="preserve"> </w:t>
            </w:r>
            <w:r>
              <w:rPr>
                <w:rStyle w:val="c"/>
                <w:rFonts w:ascii="Consolas" w:hAnsi="Consolas"/>
                <w:i/>
                <w:iCs/>
                <w:color w:val="999988"/>
                <w:sz w:val="20"/>
                <w:szCs w:val="20"/>
              </w:rPr>
              <w:t>실행</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bundle </w:t>
            </w:r>
            <w:r>
              <w:rPr>
                <w:rStyle w:val="nb"/>
                <w:rFonts w:ascii="Consolas" w:hAnsi="Consolas"/>
                <w:color w:val="0086B3"/>
                <w:sz w:val="20"/>
                <w:szCs w:val="20"/>
              </w:rPr>
              <w:t xml:space="preserve">exec </w:t>
            </w:r>
            <w:r>
              <w:rPr>
                <w:rFonts w:ascii="Consolas" w:hAnsi="Consolas"/>
                <w:sz w:val="20"/>
                <w:szCs w:val="20"/>
              </w:rPr>
              <w:t>ruby app.rb</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ubuntu 컨테이너를 실행하고 위 명령어를 그대로 실행하면 웹 서버를 실행할 수 있습니다. 리눅스에서 테스트가 끝났으니 이 과정을 Dockerfile로 만들면 됩니다. 아직 자세한 명령어를 배우진 않았지만 일단 만들어 봅니다. 핵심 명령어는 파일을 복사하는 </w:t>
      </w:r>
      <w:r>
        <w:rPr>
          <w:rStyle w:val="HTML"/>
          <w:rFonts w:ascii="Consolas" w:hAnsi="Consolas"/>
          <w:color w:val="333333"/>
          <w:sz w:val="21"/>
          <w:szCs w:val="21"/>
          <w:bdr w:val="none" w:sz="0" w:space="0" w:color="auto" w:frame="1"/>
          <w:shd w:val="clear" w:color="auto" w:fill="EFEFEF"/>
        </w:rPr>
        <w:t>COPY</w:t>
      </w:r>
      <w:r>
        <w:rPr>
          <w:rFonts w:ascii="맑은 고딕" w:eastAsia="맑은 고딕" w:hAnsi="맑은 고딕" w:hint="eastAsia"/>
          <w:color w:val="333333"/>
          <w:sz w:val="26"/>
          <w:szCs w:val="26"/>
        </w:rPr>
        <w:t>와 명령어를 실행하는 </w:t>
      </w:r>
      <w:r>
        <w:rPr>
          <w:rStyle w:val="HTML"/>
          <w:rFonts w:ascii="Consolas" w:hAnsi="Consolas"/>
          <w:color w:val="333333"/>
          <w:sz w:val="21"/>
          <w:szCs w:val="21"/>
          <w:bdr w:val="none" w:sz="0" w:space="0" w:color="auto" w:frame="1"/>
          <w:shd w:val="clear" w:color="auto" w:fill="EFEFEF"/>
        </w:rPr>
        <w:t>RUN</w:t>
      </w:r>
      <w:r>
        <w:rPr>
          <w:rFonts w:ascii="맑은 고딕" w:eastAsia="맑은 고딕" w:hAnsi="맑은 고딕" w:hint="eastAsia"/>
          <w:color w:val="333333"/>
          <w:sz w:val="26"/>
          <w:szCs w:val="26"/>
        </w:rPr>
        <w:t>입니다.</w:t>
      </w:r>
    </w:p>
    <w:tbl>
      <w:tblPr>
        <w:tblW w:w="0" w:type="auto"/>
        <w:shd w:val="clear" w:color="auto" w:fill="FFFFFF"/>
        <w:tblCellMar>
          <w:left w:w="0" w:type="dxa"/>
          <w:right w:w="0" w:type="dxa"/>
        </w:tblCellMar>
        <w:tblLook w:val="04A0" w:firstRow="1" w:lastRow="0" w:firstColumn="1" w:lastColumn="0" w:noHBand="0" w:noVBand="1"/>
      </w:tblPr>
      <w:tblGrid>
        <w:gridCol w:w="226"/>
        <w:gridCol w:w="4626"/>
      </w:tblGrid>
      <w:tr w:rsidR="0001305E" w:rsidTr="0001305E">
        <w:tc>
          <w:tcPr>
            <w:tcW w:w="210" w:type="dxa"/>
            <w:shd w:val="clear" w:color="auto" w:fill="FFFFFF"/>
            <w:noWrap/>
            <w:tcMar>
              <w:top w:w="60" w:type="dxa"/>
              <w:left w:w="0" w:type="dxa"/>
              <w:bottom w:w="0" w:type="dxa"/>
              <w:right w:w="0" w:type="dxa"/>
            </w:tcMar>
            <w:hideMark/>
          </w:tcPr>
          <w:p w:rsidR="0001305E" w:rsidRDefault="0001305E">
            <w:pPr>
              <w:rPr>
                <w:rFonts w:ascii="맑은 고딕" w:eastAsia="맑은 고딕" w:hAnsi="맑은 고딕"/>
                <w:color w:val="333333"/>
                <w:sz w:val="26"/>
                <w:szCs w:val="26"/>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01305E" w:rsidRDefault="0001305E">
            <w:pPr>
              <w:spacing w:line="300" w:lineRule="atLeast"/>
              <w:jc w:val="left"/>
              <w:rPr>
                <w:rFonts w:ascii="Consolas" w:eastAsia="굴림" w:hAnsi="Consolas" w:cs="굴림"/>
                <w:color w:val="24292E"/>
                <w:sz w:val="18"/>
                <w:szCs w:val="18"/>
              </w:rPr>
            </w:pPr>
            <w:r>
              <w:rPr>
                <w:rStyle w:val="pl-c"/>
                <w:rFonts w:ascii="Consolas" w:hAnsi="Consolas"/>
                <w:color w:val="6A737D"/>
                <w:sz w:val="18"/>
                <w:szCs w:val="18"/>
              </w:rPr>
              <w:t xml:space="preserve"># 1. ubuntu </w:t>
            </w:r>
            <w:r>
              <w:rPr>
                <w:rStyle w:val="pl-c"/>
                <w:rFonts w:ascii="Consolas" w:hAnsi="Consolas"/>
                <w:color w:val="6A737D"/>
                <w:sz w:val="18"/>
                <w:szCs w:val="18"/>
              </w:rPr>
              <w:t>설치</w:t>
            </w:r>
            <w:r>
              <w:rPr>
                <w:rStyle w:val="pl-c"/>
                <w:rFonts w:ascii="Consolas" w:hAnsi="Consolas"/>
                <w:color w:val="6A737D"/>
                <w:sz w:val="18"/>
                <w:szCs w:val="18"/>
              </w:rPr>
              <w:t xml:space="preserve"> (</w:t>
            </w:r>
            <w:r>
              <w:rPr>
                <w:rStyle w:val="pl-c"/>
                <w:rFonts w:ascii="Consolas" w:hAnsi="Consolas"/>
                <w:color w:val="6A737D"/>
                <w:sz w:val="18"/>
                <w:szCs w:val="18"/>
              </w:rPr>
              <w:t>패키지</w:t>
            </w:r>
            <w:r>
              <w:rPr>
                <w:rStyle w:val="pl-c"/>
                <w:rFonts w:ascii="Consolas" w:hAnsi="Consolas"/>
                <w:color w:val="6A737D"/>
                <w:sz w:val="18"/>
                <w:szCs w:val="18"/>
              </w:rPr>
              <w:t xml:space="preserve"> </w:t>
            </w:r>
            <w:r>
              <w:rPr>
                <w:rStyle w:val="pl-c"/>
                <w:rFonts w:ascii="Consolas" w:hAnsi="Consolas"/>
                <w:color w:val="6A737D"/>
                <w:sz w:val="18"/>
                <w:szCs w:val="18"/>
              </w:rPr>
              <w:t>업데이트</w:t>
            </w:r>
            <w:r>
              <w:rPr>
                <w:rStyle w:val="pl-c"/>
                <w:rFonts w:ascii="Consolas" w:hAnsi="Consolas"/>
                <w:color w:val="6A737D"/>
                <w:sz w:val="18"/>
                <w:szCs w:val="18"/>
              </w:rPr>
              <w:t xml:space="preserve"> + </w:t>
            </w:r>
            <w:r>
              <w:rPr>
                <w:rStyle w:val="pl-c"/>
                <w:rFonts w:ascii="Consolas" w:hAnsi="Consolas"/>
                <w:color w:val="6A737D"/>
                <w:sz w:val="18"/>
                <w:szCs w:val="18"/>
              </w:rPr>
              <w:t>만든사람</w:t>
            </w:r>
            <w:r>
              <w:rPr>
                <w:rStyle w:val="pl-c"/>
                <w:rFonts w:ascii="Consolas" w:hAnsi="Consolas"/>
                <w:color w:val="6A737D"/>
                <w:sz w:val="18"/>
                <w:szCs w:val="18"/>
              </w:rPr>
              <w:t xml:space="preserve"> </w:t>
            </w:r>
            <w:r>
              <w:rPr>
                <w:rStyle w:val="pl-c"/>
                <w:rFonts w:ascii="Consolas" w:hAnsi="Consolas"/>
                <w:color w:val="6A737D"/>
                <w:sz w:val="18"/>
                <w:szCs w:val="18"/>
              </w:rPr>
              <w:t>표시</w:t>
            </w:r>
            <w:r>
              <w:rPr>
                <w:rStyle w:val="pl-c"/>
                <w:rFonts w:ascii="Consolas" w:hAnsi="Consolas"/>
                <w:color w:val="6A737D"/>
                <w:sz w:val="18"/>
                <w:szCs w:val="18"/>
              </w:rPr>
              <w:t>)</w:t>
            </w:r>
          </w:p>
        </w:tc>
      </w:tr>
      <w:tr w:rsidR="0001305E" w:rsidTr="0001305E">
        <w:tc>
          <w:tcPr>
            <w:tcW w:w="210"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FROM</w:t>
            </w:r>
            <w:r>
              <w:rPr>
                <w:rFonts w:ascii="Consolas" w:hAnsi="Consolas"/>
                <w:color w:val="24292E"/>
                <w:sz w:val="18"/>
                <w:szCs w:val="18"/>
              </w:rPr>
              <w:t xml:space="preserve">       ubuntu:16.04</w:t>
            </w:r>
          </w:p>
        </w:tc>
      </w:tr>
      <w:tr w:rsidR="0001305E" w:rsidTr="0001305E">
        <w:tc>
          <w:tcPr>
            <w:tcW w:w="210"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MAINTAINER</w:t>
            </w:r>
            <w:r>
              <w:rPr>
                <w:rFonts w:ascii="Consolas" w:hAnsi="Consolas"/>
                <w:color w:val="24292E"/>
                <w:sz w:val="18"/>
                <w:szCs w:val="18"/>
              </w:rPr>
              <w:t xml:space="preserve"> subicura@subicura.com</w:t>
            </w:r>
          </w:p>
        </w:tc>
      </w:tr>
      <w:tr w:rsidR="0001305E" w:rsidTr="0001305E">
        <w:tc>
          <w:tcPr>
            <w:tcW w:w="210"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RUN</w:t>
            </w:r>
            <w:r>
              <w:rPr>
                <w:rFonts w:ascii="Consolas" w:hAnsi="Consolas"/>
                <w:color w:val="24292E"/>
                <w:sz w:val="18"/>
                <w:szCs w:val="18"/>
              </w:rPr>
              <w:t xml:space="preserve">        apt-get -y update</w:t>
            </w:r>
          </w:p>
        </w:tc>
      </w:tr>
      <w:tr w:rsidR="0001305E" w:rsidTr="0001305E">
        <w:tc>
          <w:tcPr>
            <w:tcW w:w="210"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rPr>
                <w:rFonts w:ascii="Consolas" w:hAnsi="Consolas"/>
                <w:color w:val="24292E"/>
                <w:sz w:val="18"/>
                <w:szCs w:val="18"/>
              </w:rPr>
            </w:pPr>
          </w:p>
          <w:p w:rsidR="0001305E" w:rsidRDefault="0001305E">
            <w:pPr>
              <w:spacing w:line="300" w:lineRule="atLeast"/>
              <w:jc w:val="right"/>
              <w:rPr>
                <w:rFonts w:ascii="Times New Roman" w:eastAsia="Times New Roman" w:hAnsi="Times New Roman" w:cs="Times New Roman"/>
                <w:szCs w:val="20"/>
              </w:rPr>
            </w:pPr>
          </w:p>
        </w:tc>
      </w:tr>
      <w:tr w:rsidR="0001305E" w:rsidTr="0001305E">
        <w:tc>
          <w:tcPr>
            <w:tcW w:w="210" w:type="dxa"/>
            <w:shd w:val="clear" w:color="auto" w:fill="auto"/>
            <w:noWrap/>
            <w:hideMark/>
          </w:tcPr>
          <w:p w:rsidR="0001305E" w:rsidRDefault="0001305E">
            <w:pPr>
              <w:spacing w:line="300" w:lineRule="atLeast"/>
              <w:rPr>
                <w:rFonts w:ascii="Times New Roman" w:eastAsia="Times New Roman" w:hAnsi="Times New Roman" w:cs="Times New Roman"/>
                <w:szCs w:val="20"/>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c"/>
                <w:rFonts w:ascii="Consolas" w:hAnsi="Consolas"/>
                <w:color w:val="6A737D"/>
                <w:sz w:val="18"/>
                <w:szCs w:val="18"/>
              </w:rPr>
              <w:t xml:space="preserve"># 2. ruby </w:t>
            </w:r>
            <w:r>
              <w:rPr>
                <w:rStyle w:val="pl-c"/>
                <w:rFonts w:ascii="Consolas" w:hAnsi="Consolas"/>
                <w:color w:val="6A737D"/>
                <w:sz w:val="18"/>
                <w:szCs w:val="18"/>
              </w:rPr>
              <w:t>설치</w:t>
            </w:r>
          </w:p>
        </w:tc>
      </w:tr>
      <w:tr w:rsidR="0001305E" w:rsidTr="0001305E">
        <w:tc>
          <w:tcPr>
            <w:tcW w:w="210"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RUN</w:t>
            </w:r>
            <w:r>
              <w:rPr>
                <w:rFonts w:ascii="Consolas" w:hAnsi="Consolas"/>
                <w:color w:val="24292E"/>
                <w:sz w:val="18"/>
                <w:szCs w:val="18"/>
              </w:rPr>
              <w:t xml:space="preserve"> apt-get -y install ruby</w:t>
            </w:r>
          </w:p>
        </w:tc>
      </w:tr>
      <w:tr w:rsidR="0001305E" w:rsidTr="0001305E">
        <w:tc>
          <w:tcPr>
            <w:tcW w:w="210"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RUN</w:t>
            </w:r>
            <w:r>
              <w:rPr>
                <w:rFonts w:ascii="Consolas" w:hAnsi="Consolas"/>
                <w:color w:val="24292E"/>
                <w:sz w:val="18"/>
                <w:szCs w:val="18"/>
              </w:rPr>
              <w:t xml:space="preserve"> gem install bundler</w:t>
            </w:r>
          </w:p>
        </w:tc>
      </w:tr>
      <w:tr w:rsidR="0001305E" w:rsidTr="0001305E">
        <w:tc>
          <w:tcPr>
            <w:tcW w:w="210"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rPr>
                <w:rFonts w:ascii="Consolas" w:hAnsi="Consolas"/>
                <w:color w:val="24292E"/>
                <w:sz w:val="18"/>
                <w:szCs w:val="18"/>
              </w:rPr>
            </w:pPr>
          </w:p>
          <w:p w:rsidR="0001305E" w:rsidRDefault="0001305E">
            <w:pPr>
              <w:spacing w:line="300" w:lineRule="atLeast"/>
              <w:jc w:val="right"/>
              <w:rPr>
                <w:rFonts w:ascii="Times New Roman" w:eastAsia="Times New Roman" w:hAnsi="Times New Roman" w:cs="Times New Roman"/>
                <w:szCs w:val="20"/>
              </w:rPr>
            </w:pPr>
          </w:p>
        </w:tc>
      </w:tr>
      <w:tr w:rsidR="0001305E" w:rsidTr="0001305E">
        <w:tc>
          <w:tcPr>
            <w:tcW w:w="210" w:type="dxa"/>
            <w:shd w:val="clear" w:color="auto" w:fill="auto"/>
            <w:noWrap/>
            <w:hideMark/>
          </w:tcPr>
          <w:p w:rsidR="0001305E" w:rsidRDefault="0001305E">
            <w:pPr>
              <w:spacing w:line="300" w:lineRule="atLeast"/>
              <w:rPr>
                <w:rFonts w:ascii="Times New Roman" w:eastAsia="Times New Roman" w:hAnsi="Times New Roman" w:cs="Times New Roman"/>
                <w:szCs w:val="20"/>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c"/>
                <w:rFonts w:ascii="Consolas" w:hAnsi="Consolas"/>
                <w:color w:val="6A737D"/>
                <w:sz w:val="18"/>
                <w:szCs w:val="18"/>
              </w:rPr>
              <w:t xml:space="preserve"># 3. </w:t>
            </w:r>
            <w:r>
              <w:rPr>
                <w:rStyle w:val="pl-c"/>
                <w:rFonts w:ascii="Consolas" w:hAnsi="Consolas"/>
                <w:color w:val="6A737D"/>
                <w:sz w:val="18"/>
                <w:szCs w:val="18"/>
              </w:rPr>
              <w:t>소스</w:t>
            </w:r>
            <w:r>
              <w:rPr>
                <w:rStyle w:val="pl-c"/>
                <w:rFonts w:ascii="Consolas" w:hAnsi="Consolas"/>
                <w:color w:val="6A737D"/>
                <w:sz w:val="18"/>
                <w:szCs w:val="18"/>
              </w:rPr>
              <w:t xml:space="preserve"> </w:t>
            </w:r>
            <w:r>
              <w:rPr>
                <w:rStyle w:val="pl-c"/>
                <w:rFonts w:ascii="Consolas" w:hAnsi="Consolas"/>
                <w:color w:val="6A737D"/>
                <w:sz w:val="18"/>
                <w:szCs w:val="18"/>
              </w:rPr>
              <w:t>복사</w:t>
            </w:r>
          </w:p>
        </w:tc>
      </w:tr>
      <w:tr w:rsidR="0001305E" w:rsidTr="0001305E">
        <w:tc>
          <w:tcPr>
            <w:tcW w:w="210"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proofErr w:type="gramStart"/>
            <w:r>
              <w:rPr>
                <w:rStyle w:val="pl-k"/>
                <w:rFonts w:ascii="Consolas" w:hAnsi="Consolas"/>
                <w:color w:val="D73A49"/>
                <w:sz w:val="18"/>
                <w:szCs w:val="18"/>
              </w:rPr>
              <w:t>COPY</w:t>
            </w:r>
            <w:r>
              <w:rPr>
                <w:rFonts w:ascii="Consolas" w:hAnsi="Consolas"/>
                <w:color w:val="24292E"/>
                <w:sz w:val="18"/>
                <w:szCs w:val="18"/>
              </w:rPr>
              <w:t xml:space="preserve"> .</w:t>
            </w:r>
            <w:proofErr w:type="gramEnd"/>
            <w:r>
              <w:rPr>
                <w:rFonts w:ascii="Consolas" w:hAnsi="Consolas"/>
                <w:color w:val="24292E"/>
                <w:sz w:val="18"/>
                <w:szCs w:val="18"/>
              </w:rPr>
              <w:t xml:space="preserve"> /usr/src/app</w:t>
            </w:r>
          </w:p>
        </w:tc>
      </w:tr>
      <w:tr w:rsidR="0001305E" w:rsidTr="0001305E">
        <w:tc>
          <w:tcPr>
            <w:tcW w:w="210"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rPr>
                <w:rFonts w:ascii="Consolas" w:hAnsi="Consolas"/>
                <w:color w:val="24292E"/>
                <w:sz w:val="18"/>
                <w:szCs w:val="18"/>
              </w:rPr>
            </w:pPr>
          </w:p>
          <w:p w:rsidR="0001305E" w:rsidRDefault="0001305E">
            <w:pPr>
              <w:spacing w:line="300" w:lineRule="atLeast"/>
              <w:jc w:val="right"/>
              <w:rPr>
                <w:rFonts w:ascii="Times New Roman" w:eastAsia="Times New Roman" w:hAnsi="Times New Roman" w:cs="Times New Roman"/>
                <w:szCs w:val="20"/>
              </w:rPr>
            </w:pPr>
          </w:p>
        </w:tc>
      </w:tr>
      <w:tr w:rsidR="0001305E" w:rsidTr="0001305E">
        <w:tc>
          <w:tcPr>
            <w:tcW w:w="210" w:type="dxa"/>
            <w:shd w:val="clear" w:color="auto" w:fill="FFFFFF"/>
            <w:noWrap/>
            <w:hideMark/>
          </w:tcPr>
          <w:p w:rsidR="0001305E" w:rsidRDefault="0001305E">
            <w:pPr>
              <w:spacing w:line="300" w:lineRule="atLeast"/>
              <w:rPr>
                <w:rFonts w:ascii="Times New Roman" w:eastAsia="Times New Roman" w:hAnsi="Times New Roman" w:cs="Times New Roman"/>
                <w:szCs w:val="20"/>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r>
              <w:rPr>
                <w:rStyle w:val="pl-c"/>
                <w:rFonts w:ascii="Consolas" w:hAnsi="Consolas"/>
                <w:color w:val="6A737D"/>
                <w:sz w:val="18"/>
                <w:szCs w:val="18"/>
              </w:rPr>
              <w:t xml:space="preserve"># 4. Gem </w:t>
            </w:r>
            <w:r>
              <w:rPr>
                <w:rStyle w:val="pl-c"/>
                <w:rFonts w:ascii="Consolas" w:hAnsi="Consolas"/>
                <w:color w:val="6A737D"/>
                <w:sz w:val="18"/>
                <w:szCs w:val="18"/>
              </w:rPr>
              <w:t>패키지</w:t>
            </w:r>
            <w:r>
              <w:rPr>
                <w:rStyle w:val="pl-c"/>
                <w:rFonts w:ascii="Consolas" w:hAnsi="Consolas"/>
                <w:color w:val="6A737D"/>
                <w:sz w:val="18"/>
                <w:szCs w:val="18"/>
              </w:rPr>
              <w:t xml:space="preserve"> </w:t>
            </w:r>
            <w:r>
              <w:rPr>
                <w:rStyle w:val="pl-c"/>
                <w:rFonts w:ascii="Consolas" w:hAnsi="Consolas"/>
                <w:color w:val="6A737D"/>
                <w:sz w:val="18"/>
                <w:szCs w:val="18"/>
              </w:rPr>
              <w:t>설치</w:t>
            </w:r>
            <w:r>
              <w:rPr>
                <w:rStyle w:val="pl-c"/>
                <w:rFonts w:ascii="Consolas" w:hAnsi="Consolas"/>
                <w:color w:val="6A737D"/>
                <w:sz w:val="18"/>
                <w:szCs w:val="18"/>
              </w:rPr>
              <w:t xml:space="preserve"> (</w:t>
            </w:r>
            <w:r>
              <w:rPr>
                <w:rStyle w:val="pl-c"/>
                <w:rFonts w:ascii="Consolas" w:hAnsi="Consolas"/>
                <w:color w:val="6A737D"/>
                <w:sz w:val="18"/>
                <w:szCs w:val="18"/>
              </w:rPr>
              <w:t>실행</w:t>
            </w:r>
            <w:r>
              <w:rPr>
                <w:rStyle w:val="pl-c"/>
                <w:rFonts w:ascii="Consolas" w:hAnsi="Consolas"/>
                <w:color w:val="6A737D"/>
                <w:sz w:val="18"/>
                <w:szCs w:val="18"/>
              </w:rPr>
              <w:t xml:space="preserve"> </w:t>
            </w:r>
            <w:r>
              <w:rPr>
                <w:rStyle w:val="pl-c"/>
                <w:rFonts w:ascii="Consolas" w:hAnsi="Consolas"/>
                <w:color w:val="6A737D"/>
                <w:sz w:val="18"/>
                <w:szCs w:val="18"/>
              </w:rPr>
              <w:t>디렉토리</w:t>
            </w:r>
            <w:r>
              <w:rPr>
                <w:rStyle w:val="pl-c"/>
                <w:rFonts w:ascii="Consolas" w:hAnsi="Consolas"/>
                <w:color w:val="6A737D"/>
                <w:sz w:val="18"/>
                <w:szCs w:val="18"/>
              </w:rPr>
              <w:t xml:space="preserve"> </w:t>
            </w:r>
            <w:r>
              <w:rPr>
                <w:rStyle w:val="pl-c"/>
                <w:rFonts w:ascii="Consolas" w:hAnsi="Consolas"/>
                <w:color w:val="6A737D"/>
                <w:sz w:val="18"/>
                <w:szCs w:val="18"/>
              </w:rPr>
              <w:t>설정</w:t>
            </w:r>
            <w:r>
              <w:rPr>
                <w:rStyle w:val="pl-c"/>
                <w:rFonts w:ascii="Consolas" w:hAnsi="Consolas"/>
                <w:color w:val="6A737D"/>
                <w:sz w:val="18"/>
                <w:szCs w:val="18"/>
              </w:rPr>
              <w:t>)</w:t>
            </w:r>
          </w:p>
        </w:tc>
      </w:tr>
      <w:tr w:rsidR="0001305E" w:rsidTr="0001305E">
        <w:tc>
          <w:tcPr>
            <w:tcW w:w="210"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WORKDIR</w:t>
            </w:r>
            <w:r>
              <w:rPr>
                <w:rFonts w:ascii="Consolas" w:hAnsi="Consolas"/>
                <w:color w:val="24292E"/>
                <w:sz w:val="18"/>
                <w:szCs w:val="18"/>
              </w:rPr>
              <w:t xml:space="preserve"> /usr/src/app</w:t>
            </w:r>
          </w:p>
        </w:tc>
      </w:tr>
      <w:tr w:rsidR="0001305E" w:rsidTr="0001305E">
        <w:tc>
          <w:tcPr>
            <w:tcW w:w="210"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RUN</w:t>
            </w:r>
            <w:r>
              <w:rPr>
                <w:rFonts w:ascii="Consolas" w:hAnsi="Consolas"/>
                <w:color w:val="24292E"/>
                <w:sz w:val="18"/>
                <w:szCs w:val="18"/>
              </w:rPr>
              <w:t xml:space="preserve">     bundle install</w:t>
            </w:r>
          </w:p>
        </w:tc>
      </w:tr>
      <w:tr w:rsidR="0001305E" w:rsidTr="0001305E">
        <w:tc>
          <w:tcPr>
            <w:tcW w:w="210"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rPr>
                <w:rFonts w:ascii="Consolas" w:hAnsi="Consolas"/>
                <w:color w:val="24292E"/>
                <w:sz w:val="18"/>
                <w:szCs w:val="18"/>
              </w:rPr>
            </w:pPr>
          </w:p>
          <w:p w:rsidR="0001305E" w:rsidRDefault="0001305E">
            <w:pPr>
              <w:spacing w:line="300" w:lineRule="atLeast"/>
              <w:jc w:val="right"/>
              <w:rPr>
                <w:rFonts w:ascii="Times New Roman" w:eastAsia="Times New Roman" w:hAnsi="Times New Roman" w:cs="Times New Roman"/>
                <w:szCs w:val="20"/>
              </w:rPr>
            </w:pPr>
          </w:p>
        </w:tc>
      </w:tr>
      <w:tr w:rsidR="0001305E" w:rsidTr="0001305E">
        <w:tc>
          <w:tcPr>
            <w:tcW w:w="210" w:type="dxa"/>
            <w:shd w:val="clear" w:color="auto" w:fill="FFFFFF"/>
            <w:noWrap/>
            <w:hideMark/>
          </w:tcPr>
          <w:p w:rsidR="0001305E" w:rsidRDefault="0001305E">
            <w:pPr>
              <w:spacing w:line="300" w:lineRule="atLeast"/>
              <w:rPr>
                <w:rFonts w:ascii="Times New Roman" w:eastAsia="Times New Roman" w:hAnsi="Times New Roman" w:cs="Times New Roman"/>
                <w:szCs w:val="20"/>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r>
              <w:rPr>
                <w:rStyle w:val="pl-c"/>
                <w:rFonts w:ascii="Consolas" w:hAnsi="Consolas"/>
                <w:color w:val="6A737D"/>
                <w:sz w:val="18"/>
                <w:szCs w:val="18"/>
              </w:rPr>
              <w:t xml:space="preserve"># 5. Sinatra </w:t>
            </w:r>
            <w:r>
              <w:rPr>
                <w:rStyle w:val="pl-c"/>
                <w:rFonts w:ascii="Consolas" w:hAnsi="Consolas"/>
                <w:color w:val="6A737D"/>
                <w:sz w:val="18"/>
                <w:szCs w:val="18"/>
              </w:rPr>
              <w:t>서버</w:t>
            </w:r>
            <w:r>
              <w:rPr>
                <w:rStyle w:val="pl-c"/>
                <w:rFonts w:ascii="Consolas" w:hAnsi="Consolas"/>
                <w:color w:val="6A737D"/>
                <w:sz w:val="18"/>
                <w:szCs w:val="18"/>
              </w:rPr>
              <w:t xml:space="preserve"> </w:t>
            </w:r>
            <w:r>
              <w:rPr>
                <w:rStyle w:val="pl-c"/>
                <w:rFonts w:ascii="Consolas" w:hAnsi="Consolas"/>
                <w:color w:val="6A737D"/>
                <w:sz w:val="18"/>
                <w:szCs w:val="18"/>
              </w:rPr>
              <w:t>실행</w:t>
            </w:r>
            <w:r>
              <w:rPr>
                <w:rStyle w:val="pl-c"/>
                <w:rFonts w:ascii="Consolas" w:hAnsi="Consolas"/>
                <w:color w:val="6A737D"/>
                <w:sz w:val="18"/>
                <w:szCs w:val="18"/>
              </w:rPr>
              <w:t xml:space="preserve"> (Listen </w:t>
            </w:r>
            <w:r>
              <w:rPr>
                <w:rStyle w:val="pl-c"/>
                <w:rFonts w:ascii="Consolas" w:hAnsi="Consolas"/>
                <w:color w:val="6A737D"/>
                <w:sz w:val="18"/>
                <w:szCs w:val="18"/>
              </w:rPr>
              <w:t>포트</w:t>
            </w:r>
            <w:r>
              <w:rPr>
                <w:rStyle w:val="pl-c"/>
                <w:rFonts w:ascii="Consolas" w:hAnsi="Consolas"/>
                <w:color w:val="6A737D"/>
                <w:sz w:val="18"/>
                <w:szCs w:val="18"/>
              </w:rPr>
              <w:t xml:space="preserve"> </w:t>
            </w:r>
            <w:r>
              <w:rPr>
                <w:rStyle w:val="pl-c"/>
                <w:rFonts w:ascii="Consolas" w:hAnsi="Consolas"/>
                <w:color w:val="6A737D"/>
                <w:sz w:val="18"/>
                <w:szCs w:val="18"/>
              </w:rPr>
              <w:t>정의</w:t>
            </w:r>
            <w:r>
              <w:rPr>
                <w:rStyle w:val="pl-c"/>
                <w:rFonts w:ascii="Consolas" w:hAnsi="Consolas"/>
                <w:color w:val="6A737D"/>
                <w:sz w:val="18"/>
                <w:szCs w:val="18"/>
              </w:rPr>
              <w:t>)</w:t>
            </w:r>
          </w:p>
        </w:tc>
      </w:tr>
      <w:tr w:rsidR="0001305E" w:rsidTr="0001305E">
        <w:tc>
          <w:tcPr>
            <w:tcW w:w="210"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EXPOSE</w:t>
            </w:r>
            <w:r>
              <w:rPr>
                <w:rFonts w:ascii="Consolas" w:hAnsi="Consolas"/>
                <w:color w:val="24292E"/>
                <w:sz w:val="18"/>
                <w:szCs w:val="18"/>
              </w:rPr>
              <w:t xml:space="preserve"> 4567</w:t>
            </w:r>
          </w:p>
        </w:tc>
      </w:tr>
      <w:tr w:rsidR="0001305E" w:rsidTr="0001305E">
        <w:tc>
          <w:tcPr>
            <w:tcW w:w="210"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CMD</w:t>
            </w:r>
            <w:r>
              <w:rPr>
                <w:rFonts w:ascii="Consolas" w:hAnsi="Consolas"/>
                <w:color w:val="24292E"/>
                <w:sz w:val="18"/>
                <w:szCs w:val="18"/>
              </w:rPr>
              <w:t xml:space="preserve">    bundle exec ruby app.rb -o 0.0.0.0</w:t>
            </w: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쉘 스크립트의 내용을 거</w:t>
      </w:r>
      <w:r w:rsidR="00EA7B95">
        <w:rPr>
          <w:rFonts w:ascii="맑은 고딕" w:eastAsia="맑은 고딕" w:hAnsi="맑은 고딕" w:hint="eastAsia"/>
          <w:color w:val="333333"/>
          <w:sz w:val="26"/>
          <w:szCs w:val="26"/>
        </w:rPr>
        <w:t>의</w:t>
      </w:r>
      <w:r>
        <w:rPr>
          <w:rFonts w:ascii="맑은 고딕" w:eastAsia="맑은 고딕" w:hAnsi="맑은 고딕" w:hint="eastAsia"/>
          <w:color w:val="333333"/>
          <w:sz w:val="26"/>
          <w:szCs w:val="26"/>
        </w:rPr>
        <w:t xml:space="preserve"> 그대로 Dockerfile로 옮겼습니다. 차이점은 도커 빌드 중엔 키보드를 입력할 수 없기 때문에 </w:t>
      </w:r>
      <w:r>
        <w:rPr>
          <w:rStyle w:val="HTML"/>
          <w:rFonts w:ascii="Consolas" w:hAnsi="Consolas"/>
          <w:color w:val="333333"/>
          <w:sz w:val="21"/>
          <w:szCs w:val="21"/>
          <w:bdr w:val="none" w:sz="0" w:space="0" w:color="auto" w:frame="1"/>
          <w:shd w:val="clear" w:color="auto" w:fill="EFEFEF"/>
        </w:rPr>
        <w:t>(y/n)</w:t>
      </w:r>
      <w:r>
        <w:rPr>
          <w:rFonts w:ascii="맑은 고딕" w:eastAsia="맑은 고딕" w:hAnsi="맑은 고딕" w:hint="eastAsia"/>
          <w:color w:val="333333"/>
          <w:sz w:val="26"/>
          <w:szCs w:val="26"/>
        </w:rPr>
        <w:t>을 물어보는 걸 방지하기 위해 </w:t>
      </w:r>
      <w:r>
        <w:rPr>
          <w:rStyle w:val="HTML"/>
          <w:rFonts w:ascii="Consolas" w:hAnsi="Consolas"/>
          <w:color w:val="333333"/>
          <w:sz w:val="21"/>
          <w:szCs w:val="21"/>
          <w:bdr w:val="none" w:sz="0" w:space="0" w:color="auto" w:frame="1"/>
          <w:shd w:val="clear" w:color="auto" w:fill="EFEFEF"/>
        </w:rPr>
        <w:t>-y</w:t>
      </w:r>
      <w:r>
        <w:rPr>
          <w:rFonts w:ascii="맑은 고딕" w:eastAsia="맑은 고딕" w:hAnsi="맑은 고딕" w:hint="eastAsia"/>
          <w:color w:val="333333"/>
          <w:sz w:val="26"/>
          <w:szCs w:val="26"/>
        </w:rPr>
        <w:t> 옵션을 추가한 것 정도입니다.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빌드 파일을 작성했으니 이제 이미지를 만들어 봅니다.</w:t>
      </w: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Docker build</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이미지를 빌드하는 명령어는 다음과 같습니다.</w:t>
      </w:r>
    </w:p>
    <w:p w:rsidR="0001305E" w:rsidRDefault="0001305E" w:rsidP="0001305E">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build [OPTIONS] PATH | URL | -</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생성할 이미지 이름을 지정하기 위한 </w:t>
      </w:r>
      <w:r>
        <w:rPr>
          <w:rStyle w:val="HTML"/>
          <w:rFonts w:ascii="Consolas" w:hAnsi="Consolas"/>
          <w:color w:val="333333"/>
          <w:sz w:val="21"/>
          <w:szCs w:val="21"/>
          <w:bdr w:val="none" w:sz="0" w:space="0" w:color="auto" w:frame="1"/>
          <w:shd w:val="clear" w:color="auto" w:fill="EFEFEF"/>
        </w:rPr>
        <w:t>-t(--tag)</w:t>
      </w:r>
      <w:r>
        <w:rPr>
          <w:rFonts w:ascii="맑은 고딕" w:eastAsia="맑은 고딕" w:hAnsi="맑은 고딕" w:hint="eastAsia"/>
          <w:color w:val="333333"/>
          <w:sz w:val="26"/>
          <w:szCs w:val="26"/>
        </w:rPr>
        <w:t> 옵션만 알면 빌드가 가능합니다.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Dockerfile을 만든 디렉토리로 이동하여 다음 명령어를 입력합니다.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2385"/>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proofErr w:type="gramStart"/>
            <w:r>
              <w:rPr>
                <w:rFonts w:ascii="Consolas" w:hAnsi="Consolas"/>
                <w:sz w:val="20"/>
                <w:szCs w:val="20"/>
              </w:rPr>
              <w:t>docker</w:t>
            </w:r>
            <w:proofErr w:type="gramEnd"/>
            <w:r>
              <w:rPr>
                <w:rFonts w:ascii="Consolas" w:hAnsi="Consolas"/>
                <w:sz w:val="20"/>
                <w:szCs w:val="20"/>
              </w:rPr>
              <w:t xml:space="preserve"> build </w:t>
            </w:r>
            <w:r>
              <w:rPr>
                <w:rStyle w:val="nt"/>
                <w:rFonts w:ascii="Consolas" w:hAnsi="Consolas"/>
                <w:color w:val="000080"/>
                <w:sz w:val="20"/>
                <w:szCs w:val="20"/>
              </w:rPr>
              <w:t>-t</w:t>
            </w:r>
            <w:r>
              <w:rPr>
                <w:rFonts w:ascii="Consolas" w:hAnsi="Consolas"/>
                <w:sz w:val="20"/>
                <w:szCs w:val="20"/>
              </w:rPr>
              <w:t xml:space="preserve"> app .</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8103"/>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lastRenderedPageBreak/>
              <w:t>20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26</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lastRenderedPageBreak/>
              <w:t>Sending build context to Docker daemon 22.02 kB</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Step 1/10 : FROM ubuntu:16.04</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---&gt; f49eec89601e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Step 2/10 : MAINTAINER subicura@subicura.com</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---&gt; Running in 06f20ac1017d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---&gt; fc41cd8ac52d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Removing intermediate container 06f20ac1017d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Step 3/10 : RUN apt-get -y update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---&gt; Running in c35738e75a51</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Get:1 http://archive.ubuntu.com/ubuntu xenial InRelease [247 kB]</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Get:2 http://archive.ubuntu.com/ubuntu xenial-updates InRelease [102 kB]</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Get:3 http://archive.ubuntu.com/ubuntu xenial-security InRelease [102 kB]</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Get:4 http://archive.ubuntu.com/ubuntu xenial/main Sources [1103 kB]</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Get:5 http://archive.ubuntu.com/ubuntu xenial/restricted Sources [5179 B]</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Fonts w:ascii="Consolas" w:hAnsi="Consolas"/>
                <w:sz w:val="20"/>
                <w:szCs w:val="20"/>
              </w:rPr>
              <w:t>생략</w:t>
            </w:r>
            <w:r>
              <w:rPr>
                <w:rFonts w:ascii="Consolas" w:hAnsi="Consolas"/>
                <w:sz w:val="20"/>
                <w:szCs w:val="20"/>
              </w:rPr>
              <w:t xml:space="preserve"> ...</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Step 9/10 : EXPOSE 4567</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---&gt; Running in 9c514a1f0c8e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lastRenderedPageBreak/>
              <w:t xml:space="preserve"> ---&gt; c5ce4376282e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Removing intermediate container 9c514a1f0c8e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Step 10/10 : CMD bundle exec ruby app.rb -o 0.0.0.0</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---&gt; Running in 1f7a9ba8d63c</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---&gt; 54d239c00f11</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Removing intermediate container 1f7a9ba8d63c</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Successfully built 54d239c00f11</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빌드 명령어를 실행하면 Dockerfile에 정의한 내용이 한 줄 한 줄 실행되는 걸 볼 수 있습니다. 실제로 명령어를 실행하기 때문에 빌드 시간이 꽤 걸리는 걸 알 수 있습니다. 최종적으로 </w:t>
      </w:r>
      <w:r>
        <w:rPr>
          <w:rStyle w:val="HTML"/>
          <w:rFonts w:ascii="Consolas" w:hAnsi="Consolas"/>
          <w:color w:val="333333"/>
          <w:sz w:val="21"/>
          <w:szCs w:val="21"/>
          <w:bdr w:val="none" w:sz="0" w:space="0" w:color="auto" w:frame="1"/>
          <w:shd w:val="clear" w:color="auto" w:fill="EFEFEF"/>
        </w:rPr>
        <w:t>Successfully built xxxxxxxx</w:t>
      </w:r>
      <w:r>
        <w:rPr>
          <w:rFonts w:ascii="맑은 고딕" w:eastAsia="맑은 고딕" w:hAnsi="맑은 고딕" w:hint="eastAsia"/>
          <w:color w:val="333333"/>
          <w:sz w:val="26"/>
          <w:szCs w:val="26"/>
        </w:rPr>
        <w:t> 메시지가 보이면 정상적으로 이미지를 생성한 것입니다.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그럼 이미지가 잘 생성되었는지 확인해보겠습니다.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1505"/>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docker images</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8841"/>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REPOSITORY          TAG                 IMAGE ID            CREATED             SIZE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app                 latest              54d239c00f11        4 minutes ago       209 MB</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ubuntu              16.04               f49eec89601e        2 weeks ago         129 MB</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와..</w:t>
      </w:r>
      <w:proofErr w:type="gramEnd"/>
      <w:r>
        <w:rPr>
          <w:rFonts w:ascii="맑은 고딕" w:eastAsia="맑은 고딕" w:hAnsi="맑은 고딕" w:hint="eastAsia"/>
          <w:color w:val="333333"/>
          <w:sz w:val="26"/>
          <w:szCs w:val="26"/>
        </w:rPr>
        <w:t>와우! 드디어 첫 번째 도커 이미지를 생성했습니다! 이미지를 생성했으니 잘 동작하는지 컨테이너를 실행해보겠습니다.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337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docker run -d -p 8080:4567 app</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docker run -d -p 8081:4567 app</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docker run -d -p 8082:4567 app</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lastRenderedPageBreak/>
        <w:drawing>
          <wp:inline distT="0" distB="0" distL="0" distR="0">
            <wp:extent cx="5695114" cy="4827437"/>
            <wp:effectExtent l="0" t="0" r="1270" b="0"/>
            <wp:docPr id="33" name="그림 33" descr="Container tes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tainer test resul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03933" cy="4834912"/>
                    </a:xfrm>
                    <a:prstGeom prst="rect">
                      <a:avLst/>
                    </a:prstGeom>
                    <a:noFill/>
                    <a:ln>
                      <a:noFill/>
                    </a:ln>
                  </pic:spPr>
                </pic:pic>
              </a:graphicData>
            </a:graphic>
          </wp:inline>
        </w:drawing>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접속 성공입니다. 기분이 좋아서 호스트 네임을 출력하는 웹서버를 3개나 만들었습니다. 이미지가 잘 만들어졌네요.</w:t>
      </w:r>
    </w:p>
    <w:p w:rsidR="00F4545F" w:rsidRDefault="00F4545F"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Dockerfile 기본 명령어</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이미지를 만드는 데 사용한 Dockerfile의 기본적인 명령어를 살펴보겠습니다.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FROM</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FROM &lt;image</w:t>
      </w:r>
      <w:proofErr w:type="gramStart"/>
      <w:r>
        <w:rPr>
          <w:rStyle w:val="HTML"/>
          <w:rFonts w:ascii="Consolas" w:hAnsi="Consolas"/>
          <w:color w:val="333333"/>
          <w:sz w:val="20"/>
          <w:szCs w:val="20"/>
          <w:bdr w:val="none" w:sz="0" w:space="0" w:color="auto" w:frame="1"/>
          <w:shd w:val="clear" w:color="auto" w:fill="FEFEFE"/>
        </w:rPr>
        <w:t>&gt;:</w:t>
      </w:r>
      <w:proofErr w:type="gramEnd"/>
      <w:r>
        <w:rPr>
          <w:rStyle w:val="HTML"/>
          <w:rFonts w:ascii="Consolas" w:hAnsi="Consolas"/>
          <w:color w:val="333333"/>
          <w:sz w:val="20"/>
          <w:szCs w:val="20"/>
          <w:bdr w:val="none" w:sz="0" w:space="0" w:color="auto" w:frame="1"/>
          <w:shd w:val="clear" w:color="auto" w:fill="FEFEFE"/>
        </w:rPr>
        <w:t>&lt;tag&gt;</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FROM ubuntu</w:t>
      </w:r>
      <w:proofErr w:type="gramStart"/>
      <w:r>
        <w:rPr>
          <w:rStyle w:val="HTML"/>
          <w:rFonts w:ascii="Consolas" w:hAnsi="Consolas"/>
          <w:color w:val="333333"/>
          <w:sz w:val="20"/>
          <w:szCs w:val="20"/>
          <w:bdr w:val="none" w:sz="0" w:space="0" w:color="auto" w:frame="1"/>
          <w:shd w:val="clear" w:color="auto" w:fill="FEFEFE"/>
        </w:rPr>
        <w:t>:16.04</w:t>
      </w:r>
      <w:proofErr w:type="gramEnd"/>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베이스 이미지를 지정합니다. 반드시 지정해야 하며 어떤 이미지도 베이스 이미지가 될 수 있습니다. tag는 될 수 있으면 latest(기본값)보다 구체적인 버전(16.04등)을 지정하는 것이 좋습니다. 이미 만들어진 다양한 베이스 이미지는 </w:t>
      </w:r>
      <w:hyperlink r:id="rId74" w:history="1">
        <w:r>
          <w:rPr>
            <w:rStyle w:val="a8"/>
            <w:rFonts w:ascii="맑은 고딕" w:eastAsia="맑은 고딕" w:hAnsi="맑은 고딕" w:hint="eastAsia"/>
            <w:color w:val="DB4D5E"/>
            <w:sz w:val="26"/>
            <w:szCs w:val="26"/>
          </w:rPr>
          <w:t>Docker hub</w:t>
        </w:r>
      </w:hyperlink>
      <w:r>
        <w:rPr>
          <w:rFonts w:ascii="맑은 고딕" w:eastAsia="맑은 고딕" w:hAnsi="맑은 고딕" w:hint="eastAsia"/>
          <w:color w:val="333333"/>
          <w:sz w:val="26"/>
          <w:szCs w:val="26"/>
        </w:rPr>
        <w:t>에서 확인할 수 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lastRenderedPageBreak/>
        <w:t>MAINTAINER</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MAINTAINER &lt;name&gt;</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MAINTAINER subicura@subicura.com</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Dockerfile을 관리하는 사람의 이름 또는 이메일 정보를 적습니다. 빌드에 딱히 영향을 주지는 않습니다.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COPY</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COPY &lt;src&gt;... &lt;dest&gt;</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proofErr w:type="gramStart"/>
      <w:r>
        <w:rPr>
          <w:rStyle w:val="HTML"/>
          <w:rFonts w:ascii="Consolas" w:hAnsi="Consolas"/>
          <w:color w:val="333333"/>
          <w:sz w:val="20"/>
          <w:szCs w:val="20"/>
          <w:bdr w:val="none" w:sz="0" w:space="0" w:color="auto" w:frame="1"/>
          <w:shd w:val="clear" w:color="auto" w:fill="FEFEFE"/>
        </w:rPr>
        <w:t>COPY .</w:t>
      </w:r>
      <w:proofErr w:type="gramEnd"/>
      <w:r>
        <w:rPr>
          <w:rStyle w:val="HTML"/>
          <w:rFonts w:ascii="Consolas" w:hAnsi="Consolas"/>
          <w:color w:val="333333"/>
          <w:sz w:val="20"/>
          <w:szCs w:val="20"/>
          <w:bdr w:val="none" w:sz="0" w:space="0" w:color="auto" w:frame="1"/>
          <w:shd w:val="clear" w:color="auto" w:fill="FEFEFE"/>
        </w:rPr>
        <w:t xml:space="preserve"> /usr/src/app</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파일이나 디렉토리를 이미지로 복사합니다. 일반적으로 소스를 복사하는 데 사용합니다. </w:t>
      </w:r>
      <w:r>
        <w:rPr>
          <w:rStyle w:val="HTML"/>
          <w:rFonts w:ascii="Consolas" w:hAnsi="Consolas"/>
          <w:color w:val="333333"/>
          <w:sz w:val="21"/>
          <w:szCs w:val="21"/>
          <w:bdr w:val="none" w:sz="0" w:space="0" w:color="auto" w:frame="1"/>
          <w:shd w:val="clear" w:color="auto" w:fill="EFEFEF"/>
        </w:rPr>
        <w:t>target</w:t>
      </w:r>
      <w:r>
        <w:rPr>
          <w:rFonts w:ascii="맑은 고딕" w:eastAsia="맑은 고딕" w:hAnsi="맑은 고딕" w:hint="eastAsia"/>
          <w:color w:val="333333"/>
          <w:sz w:val="26"/>
          <w:szCs w:val="26"/>
        </w:rPr>
        <w:t>디렉토리가 없다면 자동으로 생성합니다.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ADD</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ADD &lt;src&gt;... &lt;dest&gt;</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proofErr w:type="gramStart"/>
      <w:r>
        <w:rPr>
          <w:rStyle w:val="HTML"/>
          <w:rFonts w:ascii="Consolas" w:hAnsi="Consolas"/>
          <w:color w:val="333333"/>
          <w:sz w:val="20"/>
          <w:szCs w:val="20"/>
          <w:bdr w:val="none" w:sz="0" w:space="0" w:color="auto" w:frame="1"/>
          <w:shd w:val="clear" w:color="auto" w:fill="FEFEFE"/>
        </w:rPr>
        <w:t>ADD .</w:t>
      </w:r>
      <w:proofErr w:type="gramEnd"/>
      <w:r>
        <w:rPr>
          <w:rStyle w:val="HTML"/>
          <w:rFonts w:ascii="Consolas" w:hAnsi="Consolas"/>
          <w:color w:val="333333"/>
          <w:sz w:val="20"/>
          <w:szCs w:val="20"/>
          <w:bdr w:val="none" w:sz="0" w:space="0" w:color="auto" w:frame="1"/>
          <w:shd w:val="clear" w:color="auto" w:fill="FEFEFE"/>
        </w:rPr>
        <w:t xml:space="preserve"> /usr/src/app</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COPY</w:t>
      </w:r>
      <w:r>
        <w:rPr>
          <w:rFonts w:ascii="맑은 고딕" w:eastAsia="맑은 고딕" w:hAnsi="맑은 고딕" w:hint="eastAsia"/>
          <w:color w:val="333333"/>
          <w:sz w:val="26"/>
          <w:szCs w:val="26"/>
        </w:rPr>
        <w:t>명령어와 매우 유사하나 몇가지 추가 기능이 있습니다. </w:t>
      </w:r>
      <w:r>
        <w:rPr>
          <w:rStyle w:val="HTML"/>
          <w:rFonts w:ascii="Consolas" w:hAnsi="Consolas"/>
          <w:color w:val="333333"/>
          <w:sz w:val="21"/>
          <w:szCs w:val="21"/>
          <w:bdr w:val="none" w:sz="0" w:space="0" w:color="auto" w:frame="1"/>
          <w:shd w:val="clear" w:color="auto" w:fill="EFEFEF"/>
        </w:rPr>
        <w:t>src</w:t>
      </w:r>
      <w:r>
        <w:rPr>
          <w:rFonts w:ascii="맑은 고딕" w:eastAsia="맑은 고딕" w:hAnsi="맑은 고딕" w:hint="eastAsia"/>
          <w:color w:val="333333"/>
          <w:sz w:val="26"/>
          <w:szCs w:val="26"/>
        </w:rPr>
        <w:t>에 파일 대신 URL을 입력할 수 있고 </w:t>
      </w:r>
      <w:r>
        <w:rPr>
          <w:rStyle w:val="HTML"/>
          <w:rFonts w:ascii="Consolas" w:hAnsi="Consolas"/>
          <w:color w:val="333333"/>
          <w:sz w:val="21"/>
          <w:szCs w:val="21"/>
          <w:bdr w:val="none" w:sz="0" w:space="0" w:color="auto" w:frame="1"/>
          <w:shd w:val="clear" w:color="auto" w:fill="EFEFEF"/>
        </w:rPr>
        <w:t>src</w:t>
      </w:r>
      <w:r>
        <w:rPr>
          <w:rFonts w:ascii="맑은 고딕" w:eastAsia="맑은 고딕" w:hAnsi="맑은 고딕" w:hint="eastAsia"/>
          <w:color w:val="333333"/>
          <w:sz w:val="26"/>
          <w:szCs w:val="26"/>
        </w:rPr>
        <w:t>에 압축 파일을 입력하는 경우 자동으로 압축을 해제하면서 복사됩니다.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RUN</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RUN &lt;command&gt;</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RUN ["executable", "param1", "param2"]</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RUN bundle install</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가장 많이 사용하는 구문입니다. 명령어를 그대로 실행합니다. 내부적으로 </w:t>
      </w:r>
      <w:r>
        <w:rPr>
          <w:rStyle w:val="HTML"/>
          <w:rFonts w:ascii="Consolas" w:hAnsi="Consolas"/>
          <w:color w:val="333333"/>
          <w:sz w:val="21"/>
          <w:szCs w:val="21"/>
          <w:bdr w:val="none" w:sz="0" w:space="0" w:color="auto" w:frame="1"/>
          <w:shd w:val="clear" w:color="auto" w:fill="EFEFEF"/>
        </w:rPr>
        <w:t>/bin/sh -c</w:t>
      </w:r>
      <w:r>
        <w:rPr>
          <w:rFonts w:ascii="맑은 고딕" w:eastAsia="맑은 고딕" w:hAnsi="맑은 고딕" w:hint="eastAsia"/>
          <w:color w:val="333333"/>
          <w:sz w:val="26"/>
          <w:szCs w:val="26"/>
        </w:rPr>
        <w:t> 뒤에 명령어를 실행하는 방식입니다.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CMD</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CMD ["executable","param1","param2"]</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CMD command param1 param2</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CMD bundle exec ruby app.rb</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컨테이너가 실행되었을 때 실행되는 명령어를 정의합니다. 빌드할 때는 실행되지 않으며 여러 개의 </w:t>
      </w:r>
      <w:r>
        <w:rPr>
          <w:rStyle w:val="HTML"/>
          <w:rFonts w:ascii="Consolas" w:hAnsi="Consolas"/>
          <w:color w:val="333333"/>
          <w:sz w:val="21"/>
          <w:szCs w:val="21"/>
          <w:bdr w:val="none" w:sz="0" w:space="0" w:color="auto" w:frame="1"/>
          <w:shd w:val="clear" w:color="auto" w:fill="EFEFEF"/>
        </w:rPr>
        <w:t>CMD</w:t>
      </w:r>
      <w:r>
        <w:rPr>
          <w:rFonts w:ascii="맑은 고딕" w:eastAsia="맑은 고딕" w:hAnsi="맑은 고딕" w:hint="eastAsia"/>
          <w:color w:val="333333"/>
          <w:sz w:val="26"/>
          <w:szCs w:val="26"/>
        </w:rPr>
        <w:t>가 존재할 경우 가장 마지막 </w:t>
      </w:r>
      <w:r>
        <w:rPr>
          <w:rStyle w:val="HTML"/>
          <w:rFonts w:ascii="Consolas" w:hAnsi="Consolas"/>
          <w:color w:val="333333"/>
          <w:sz w:val="21"/>
          <w:szCs w:val="21"/>
          <w:bdr w:val="none" w:sz="0" w:space="0" w:color="auto" w:frame="1"/>
          <w:shd w:val="clear" w:color="auto" w:fill="EFEFEF"/>
        </w:rPr>
        <w:t>CMD</w:t>
      </w:r>
      <w:r>
        <w:rPr>
          <w:rFonts w:ascii="맑은 고딕" w:eastAsia="맑은 고딕" w:hAnsi="맑은 고딕" w:hint="eastAsia"/>
          <w:color w:val="333333"/>
          <w:sz w:val="26"/>
          <w:szCs w:val="26"/>
        </w:rPr>
        <w:t>만 실행됩니다. 한꺼번에 여러 개의 프로그램을 실행하고 싶은 경우에는 </w:t>
      </w:r>
      <w:r>
        <w:rPr>
          <w:rStyle w:val="HTML"/>
          <w:rFonts w:ascii="Consolas" w:hAnsi="Consolas"/>
          <w:color w:val="333333"/>
          <w:sz w:val="21"/>
          <w:szCs w:val="21"/>
          <w:bdr w:val="none" w:sz="0" w:space="0" w:color="auto" w:frame="1"/>
          <w:shd w:val="clear" w:color="auto" w:fill="EFEFEF"/>
        </w:rPr>
        <w:t>run.sh</w:t>
      </w:r>
      <w:r>
        <w:rPr>
          <w:rFonts w:ascii="맑은 고딕" w:eastAsia="맑은 고딕" w:hAnsi="맑은 고딕" w:hint="eastAsia"/>
          <w:color w:val="333333"/>
          <w:sz w:val="26"/>
          <w:szCs w:val="26"/>
        </w:rPr>
        <w:t>파일을 작성하여 데몬으로 실행하거나 </w:t>
      </w:r>
      <w:hyperlink r:id="rId75" w:history="1">
        <w:r>
          <w:rPr>
            <w:rStyle w:val="a8"/>
            <w:rFonts w:ascii="맑은 고딕" w:eastAsia="맑은 고딕" w:hAnsi="맑은 고딕" w:hint="eastAsia"/>
            <w:color w:val="DB4D5E"/>
            <w:sz w:val="26"/>
            <w:szCs w:val="26"/>
          </w:rPr>
          <w:t>supervisord</w:t>
        </w:r>
      </w:hyperlink>
      <w:r>
        <w:rPr>
          <w:rFonts w:ascii="맑은 고딕" w:eastAsia="맑은 고딕" w:hAnsi="맑은 고딕" w:hint="eastAsia"/>
          <w:color w:val="333333"/>
          <w:sz w:val="26"/>
          <w:szCs w:val="26"/>
        </w:rPr>
        <w:t>나 </w:t>
      </w:r>
      <w:hyperlink r:id="rId76" w:history="1">
        <w:r>
          <w:rPr>
            <w:rStyle w:val="a8"/>
            <w:rFonts w:ascii="맑은 고딕" w:eastAsia="맑은 고딕" w:hAnsi="맑은 고딕" w:hint="eastAsia"/>
            <w:color w:val="DB4D5E"/>
            <w:sz w:val="26"/>
            <w:szCs w:val="26"/>
          </w:rPr>
          <w:t>forego</w:t>
        </w:r>
      </w:hyperlink>
      <w:r>
        <w:rPr>
          <w:rFonts w:ascii="맑은 고딕" w:eastAsia="맑은 고딕" w:hAnsi="맑은 고딕" w:hint="eastAsia"/>
          <w:color w:val="333333"/>
          <w:sz w:val="26"/>
          <w:szCs w:val="26"/>
        </w:rPr>
        <w:t>와 같은 여러 개의 프로그램을 실행하는 프로그램을 사용합니다.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WORKDIR</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lastRenderedPageBreak/>
        <w:t>WORKDIR /path/to/workdir</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RUN, CMD, ADD, COPY등이 이루어질 기본 디렉토리를 설정합니다. 각 명령어의 현재 디렉토리는 한 줄 한 줄마다 초기화되기 때문에 </w:t>
      </w:r>
      <w:r>
        <w:rPr>
          <w:rStyle w:val="HTML"/>
          <w:rFonts w:ascii="Consolas" w:hAnsi="Consolas"/>
          <w:color w:val="333333"/>
          <w:sz w:val="21"/>
          <w:szCs w:val="21"/>
          <w:bdr w:val="none" w:sz="0" w:space="0" w:color="auto" w:frame="1"/>
          <w:shd w:val="clear" w:color="auto" w:fill="EFEFEF"/>
        </w:rPr>
        <w:t>RUN cd /path</w:t>
      </w:r>
      <w:r>
        <w:rPr>
          <w:rFonts w:ascii="맑은 고딕" w:eastAsia="맑은 고딕" w:hAnsi="맑은 고딕" w:hint="eastAsia"/>
          <w:color w:val="333333"/>
          <w:sz w:val="26"/>
          <w:szCs w:val="26"/>
        </w:rPr>
        <w:t>를 하더라도 다음 명령어에선 다시 위치가 초기화 됩니다. 같은 디렉토리에서 계속 작업하기 위해서 </w:t>
      </w:r>
      <w:r>
        <w:rPr>
          <w:rStyle w:val="HTML"/>
          <w:rFonts w:ascii="Consolas" w:hAnsi="Consolas"/>
          <w:color w:val="333333"/>
          <w:sz w:val="21"/>
          <w:szCs w:val="21"/>
          <w:bdr w:val="none" w:sz="0" w:space="0" w:color="auto" w:frame="1"/>
          <w:shd w:val="clear" w:color="auto" w:fill="EFEFEF"/>
        </w:rPr>
        <w:t>WORKDIR</w:t>
      </w:r>
      <w:r>
        <w:rPr>
          <w:rFonts w:ascii="맑은 고딕" w:eastAsia="맑은 고딕" w:hAnsi="맑은 고딕" w:hint="eastAsia"/>
          <w:color w:val="333333"/>
          <w:sz w:val="26"/>
          <w:szCs w:val="26"/>
        </w:rPr>
        <w:t>을 사용합니다.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EXPOSE</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EXPOSE &lt;port&gt; [&lt;port&gt;...]</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EXPOSE 4567</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컨테이너가 실행되었을 때 요청을 기다리고 있는(Listen) 포트를 지정합니다. 여러개의 포트를 지정할 수 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VOLUME</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VOLUME ["/data"]</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 외부에 파일시스템을 마운트 할 때 사용합니다. 반드시 지정하지 않아도 마운트 할 수 있지만, 기본적으로 지정하는 것이 좋습니다.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ENV</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ENV &lt;key&gt; &lt;value&gt;</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ENV &lt;key&gt;=&lt;value</w:t>
      </w:r>
      <w:proofErr w:type="gramStart"/>
      <w:r>
        <w:rPr>
          <w:rStyle w:val="HTML"/>
          <w:rFonts w:ascii="Consolas" w:hAnsi="Consolas"/>
          <w:color w:val="333333"/>
          <w:sz w:val="20"/>
          <w:szCs w:val="20"/>
          <w:bdr w:val="none" w:sz="0" w:space="0" w:color="auto" w:frame="1"/>
          <w:shd w:val="clear" w:color="auto" w:fill="FEFEFE"/>
        </w:rPr>
        <w:t>&gt; ...</w:t>
      </w:r>
      <w:proofErr w:type="gramEnd"/>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ENV DB_URL mysql</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컨테이너에서 사용할 환경변수를 지정합니다. 컨테이너를 실행할 때 </w:t>
      </w:r>
      <w:r>
        <w:rPr>
          <w:rStyle w:val="HTML"/>
          <w:rFonts w:ascii="Consolas" w:hAnsi="Consolas"/>
          <w:color w:val="333333"/>
          <w:sz w:val="21"/>
          <w:szCs w:val="21"/>
          <w:bdr w:val="none" w:sz="0" w:space="0" w:color="auto" w:frame="1"/>
          <w:shd w:val="clear" w:color="auto" w:fill="EFEFEF"/>
        </w:rPr>
        <w:t>-e</w:t>
      </w:r>
      <w:r>
        <w:rPr>
          <w:rFonts w:ascii="맑은 고딕" w:eastAsia="맑은 고딕" w:hAnsi="맑은 고딕" w:hint="eastAsia"/>
          <w:color w:val="333333"/>
          <w:sz w:val="26"/>
          <w:szCs w:val="26"/>
        </w:rPr>
        <w:t>옵션을 사용하면 기존 값을 오버라이딩 하게 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여기까지 Dockerfile에서 가장 많이 사용하는 명령어에 대해 알아보았습니다. 모든 명령어가 궁금하신 분은 </w:t>
      </w:r>
      <w:hyperlink r:id="rId77" w:history="1">
        <w:r>
          <w:rPr>
            <w:rStyle w:val="a8"/>
            <w:rFonts w:ascii="맑은 고딕" w:eastAsia="맑은 고딕" w:hAnsi="맑은 고딕" w:hint="eastAsia"/>
            <w:color w:val="DB4D5E"/>
            <w:sz w:val="26"/>
            <w:szCs w:val="26"/>
          </w:rPr>
          <w:t>공식문서</w:t>
        </w:r>
      </w:hyperlink>
      <w:r>
        <w:rPr>
          <w:rFonts w:ascii="맑은 고딕" w:eastAsia="맑은 고딕" w:hAnsi="맑은 고딕" w:hint="eastAsia"/>
          <w:color w:val="333333"/>
          <w:sz w:val="26"/>
          <w:szCs w:val="26"/>
        </w:rPr>
        <w:t>를 참고하세요.</w:t>
      </w: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Build 분석</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Dockerfile을 가지고 무슨 일을 하는 걸까요? 빌드를 하면서 궁금하지 않으셨나요? 궁금하지 않으셨더라도 build로그를 보면서 하나하나 살펴봅니다.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6293"/>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lastRenderedPageBreak/>
              <w:t>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11</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lastRenderedPageBreak/>
              <w:t>Sending build context to Docker daemon  5.12 kB   &lt;</w:t>
            </w:r>
            <w:r>
              <w:rPr>
                <w:rStyle w:val="nt"/>
                <w:rFonts w:ascii="Consolas" w:hAnsi="Consolas"/>
                <w:color w:val="000080"/>
                <w:sz w:val="20"/>
                <w:szCs w:val="20"/>
              </w:rPr>
              <w: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1</w:t>
            </w:r>
            <w:r>
              <w:rPr>
                <w:rStyle w:val="o"/>
                <w:rFonts w:ascii="Consolas" w:hAnsi="Consolas"/>
                <w:b/>
                <w:bC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Step 1/10 : FROM ubuntu:16.04                     &lt;</w:t>
            </w:r>
            <w:r>
              <w:rPr>
                <w:rStyle w:val="nt"/>
                <w:rFonts w:ascii="Consolas" w:hAnsi="Consolas"/>
                <w:color w:val="000080"/>
                <w:sz w:val="20"/>
                <w:szCs w:val="20"/>
              </w:rPr>
              <w: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2</w:t>
            </w:r>
            <w:r>
              <w:rPr>
                <w:rStyle w:val="o"/>
                <w:rFonts w:ascii="Consolas" w:hAnsi="Consolas"/>
                <w:b/>
                <w:bC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w:t>
            </w:r>
            <w:r>
              <w:rPr>
                <w:rStyle w:val="o"/>
                <w:rFonts w:ascii="Consolas" w:hAnsi="Consolas"/>
                <w:b/>
                <w:bCs/>
                <w:sz w:val="20"/>
                <w:szCs w:val="20"/>
              </w:rPr>
              <w:t>&gt;</w:t>
            </w:r>
            <w:r>
              <w:rPr>
                <w:rFonts w:ascii="Consolas" w:hAnsi="Consolas"/>
                <w:sz w:val="20"/>
                <w:szCs w:val="20"/>
              </w:rPr>
              <w:t xml:space="preserve"> f49eec89601e                                &lt;</w:t>
            </w:r>
            <w:r>
              <w:rPr>
                <w:rStyle w:val="nt"/>
                <w:rFonts w:ascii="Consolas" w:hAnsi="Consolas"/>
                <w:color w:val="000080"/>
                <w:sz w:val="20"/>
                <w:szCs w:val="20"/>
              </w:rPr>
              <w: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3</w:t>
            </w:r>
            <w:r>
              <w:rPr>
                <w:rStyle w:val="o"/>
                <w:rFonts w:ascii="Consolas" w:hAnsi="Consolas"/>
                <w:b/>
                <w:bC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Step 2/10 : MAINTAINER subicura@subicura.com      &lt;</w:t>
            </w:r>
            <w:r>
              <w:rPr>
                <w:rStyle w:val="nt"/>
                <w:rFonts w:ascii="Consolas" w:hAnsi="Consolas"/>
                <w:color w:val="000080"/>
                <w:sz w:val="20"/>
                <w:szCs w:val="20"/>
              </w:rPr>
              <w: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4</w:t>
            </w:r>
            <w:r>
              <w:rPr>
                <w:rStyle w:val="o"/>
                <w:rFonts w:ascii="Consolas" w:hAnsi="Consolas"/>
                <w:b/>
                <w:bC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w:t>
            </w:r>
            <w:r>
              <w:rPr>
                <w:rStyle w:val="o"/>
                <w:rFonts w:ascii="Consolas" w:hAnsi="Consolas"/>
                <w:b/>
                <w:bCs/>
                <w:sz w:val="20"/>
                <w:szCs w:val="20"/>
              </w:rPr>
              <w:t>&gt;</w:t>
            </w:r>
            <w:r>
              <w:rPr>
                <w:rFonts w:ascii="Consolas" w:hAnsi="Consolas"/>
                <w:sz w:val="20"/>
                <w:szCs w:val="20"/>
              </w:rPr>
              <w:t xml:space="preserve"> Running </w:t>
            </w:r>
            <w:r>
              <w:rPr>
                <w:rStyle w:val="k"/>
                <w:rFonts w:ascii="Consolas" w:hAnsi="Consolas"/>
                <w:b/>
                <w:bCs/>
                <w:sz w:val="20"/>
                <w:szCs w:val="20"/>
              </w:rPr>
              <w:t xml:space="preserve">in </w:t>
            </w:r>
            <w:r>
              <w:rPr>
                <w:rFonts w:ascii="Consolas" w:hAnsi="Consolas"/>
                <w:sz w:val="20"/>
                <w:szCs w:val="20"/>
              </w:rPr>
              <w:t>f4de0c750abb                     &lt;</w:t>
            </w:r>
            <w:r>
              <w:rPr>
                <w:rStyle w:val="nt"/>
                <w:rFonts w:ascii="Consolas" w:hAnsi="Consolas"/>
                <w:color w:val="000080"/>
                <w:sz w:val="20"/>
                <w:szCs w:val="20"/>
              </w:rPr>
              <w: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5</w:t>
            </w:r>
            <w:r>
              <w:rPr>
                <w:rStyle w:val="o"/>
                <w:rFonts w:ascii="Consolas" w:hAnsi="Consolas"/>
                <w:b/>
                <w:bC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w:t>
            </w:r>
            <w:r>
              <w:rPr>
                <w:rStyle w:val="o"/>
                <w:rFonts w:ascii="Consolas" w:hAnsi="Consolas"/>
                <w:b/>
                <w:bCs/>
                <w:sz w:val="20"/>
                <w:szCs w:val="20"/>
              </w:rPr>
              <w:t>&gt;</w:t>
            </w:r>
            <w:r>
              <w:rPr>
                <w:rFonts w:ascii="Consolas" w:hAnsi="Consolas"/>
                <w:sz w:val="20"/>
                <w:szCs w:val="20"/>
              </w:rPr>
              <w:t xml:space="preserve"> 4a400609ff73                                &lt;</w:t>
            </w:r>
            <w:r>
              <w:rPr>
                <w:rStyle w:val="nt"/>
                <w:rFonts w:ascii="Consolas" w:hAnsi="Consolas"/>
                <w:color w:val="000080"/>
                <w:sz w:val="20"/>
                <w:szCs w:val="20"/>
              </w:rPr>
              <w: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6</w:t>
            </w:r>
            <w:r>
              <w:rPr>
                <w:rStyle w:val="o"/>
                <w:rFonts w:ascii="Consolas" w:hAnsi="Consolas"/>
                <w:b/>
                <w:bC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Removing intermediate container f4de0c750abb      &lt;</w:t>
            </w:r>
            <w:r>
              <w:rPr>
                <w:rStyle w:val="nt"/>
                <w:rFonts w:ascii="Consolas" w:hAnsi="Consolas"/>
                <w:color w:val="000080"/>
                <w:sz w:val="20"/>
                <w:szCs w:val="20"/>
              </w:rPr>
              <w: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7</w:t>
            </w:r>
            <w:r>
              <w:rPr>
                <w:rStyle w:val="o"/>
                <w:rFonts w:ascii="Consolas" w:hAnsi="Consolas"/>
                <w:b/>
                <w:bC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lastRenderedPageBreak/>
              <w:t xml:space="preserve">Step 3/10 : RUN apt-get </w:t>
            </w:r>
            <w:r>
              <w:rPr>
                <w:rStyle w:val="nt"/>
                <w:rFonts w:ascii="Consolas" w:hAnsi="Consolas"/>
                <w:color w:val="000080"/>
                <w:sz w:val="20"/>
                <w:szCs w:val="20"/>
              </w:rPr>
              <w:t>-y</w:t>
            </w:r>
            <w:r>
              <w:rPr>
                <w:rFonts w:ascii="Consolas" w:hAnsi="Consolas"/>
                <w:sz w:val="20"/>
                <w:szCs w:val="20"/>
              </w:rPr>
              <w:t xml:space="preserve"> update                 &lt;</w:t>
            </w:r>
            <w:r>
              <w:rPr>
                <w:rStyle w:val="nt"/>
                <w:rFonts w:ascii="Consolas" w:hAnsi="Consolas"/>
                <w:color w:val="000080"/>
                <w:sz w:val="20"/>
                <w:szCs w:val="20"/>
              </w:rPr>
              <w: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8</w:t>
            </w:r>
            <w:r>
              <w:rPr>
                <w:rStyle w:val="o"/>
                <w:rFonts w:ascii="Consolas" w:hAnsi="Consolas"/>
                <w:b/>
                <w:bC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Successfully built 20369cef9829                   &lt;</w:t>
            </w:r>
            <w:r>
              <w:rPr>
                <w:rStyle w:val="nt"/>
                <w:rFonts w:ascii="Consolas" w:hAnsi="Consolas"/>
                <w:color w:val="000080"/>
                <w:sz w:val="20"/>
                <w:szCs w:val="20"/>
              </w:rPr>
              <w:t>--</w:t>
            </w:r>
            <w:r>
              <w:rPr>
                <w:rFonts w:ascii="Consolas" w:hAnsi="Consolas"/>
                <w:sz w:val="20"/>
                <w:szCs w:val="20"/>
              </w:rPr>
              <w:t xml:space="preserve"> </w:t>
            </w:r>
            <w:r>
              <w:rPr>
                <w:rStyle w:val="o"/>
                <w:rFonts w:ascii="Consolas" w:hAnsi="Consolas"/>
                <w:b/>
                <w:bCs/>
                <w:sz w:val="20"/>
                <w:szCs w:val="20"/>
              </w:rPr>
              <w:t>(</w:t>
            </w:r>
            <w:r>
              <w:rPr>
                <w:rFonts w:ascii="Consolas" w:hAnsi="Consolas"/>
                <w:sz w:val="20"/>
                <w:szCs w:val="20"/>
              </w:rPr>
              <w:t>9</w:t>
            </w:r>
            <w:r>
              <w:rPr>
                <w:rStyle w:val="o"/>
                <w:rFonts w:ascii="Consolas" w:hAnsi="Consolas"/>
                <w:b/>
                <w:bCs/>
                <w:sz w:val="20"/>
                <w:szCs w:val="20"/>
              </w:rPr>
              <w:t>)</w:t>
            </w:r>
          </w:p>
          <w:p w:rsidR="0001305E" w:rsidRDefault="0001305E">
            <w:pPr>
              <w:rPr>
                <w:rFonts w:ascii="Times New Roman" w:eastAsia="Times New Roman" w:hAnsi="Times New Roman" w:cs="Times New Roman"/>
                <w:szCs w:val="20"/>
              </w:rPr>
            </w:pPr>
          </w:p>
        </w:tc>
      </w:tr>
    </w:tbl>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 xml:space="preserve">(1) Sending build context to Docker </w:t>
      </w:r>
      <w:proofErr w:type="gramStart"/>
      <w:r>
        <w:rPr>
          <w:rStyle w:val="HTML"/>
          <w:rFonts w:ascii="Consolas" w:hAnsi="Consolas"/>
          <w:color w:val="333333"/>
          <w:sz w:val="20"/>
          <w:szCs w:val="20"/>
          <w:bdr w:val="none" w:sz="0" w:space="0" w:color="auto" w:frame="1"/>
          <w:shd w:val="clear" w:color="auto" w:fill="FEFEFE"/>
        </w:rPr>
        <w:t>daemon  5.12</w:t>
      </w:r>
      <w:proofErr w:type="gramEnd"/>
      <w:r>
        <w:rPr>
          <w:rStyle w:val="HTML"/>
          <w:rFonts w:ascii="Consolas" w:hAnsi="Consolas"/>
          <w:color w:val="333333"/>
          <w:sz w:val="20"/>
          <w:szCs w:val="20"/>
          <w:bdr w:val="none" w:sz="0" w:space="0" w:color="auto" w:frame="1"/>
          <w:shd w:val="clear" w:color="auto" w:fill="FEFEFE"/>
        </w:rPr>
        <w:t xml:space="preserve"> kB</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빌드 명령어를 실행한 디렉토리의 파일들을 빌드컨텍스트</w:t>
      </w:r>
      <w:r>
        <w:rPr>
          <w:rFonts w:ascii="맑은 고딕" w:eastAsia="맑은 고딕" w:hAnsi="맑은 고딕" w:hint="eastAsia"/>
          <w:color w:val="333333"/>
          <w:sz w:val="26"/>
          <w:szCs w:val="26"/>
          <w:vertAlign w:val="subscript"/>
        </w:rPr>
        <w:t>build context</w:t>
      </w:r>
      <w:r>
        <w:rPr>
          <w:rFonts w:ascii="맑은 고딕" w:eastAsia="맑은 고딕" w:hAnsi="맑은 고딕" w:hint="eastAsia"/>
          <w:color w:val="333333"/>
          <w:sz w:val="26"/>
          <w:szCs w:val="26"/>
        </w:rPr>
        <w:t>라고 하고 이 파일들을 도커 서버(daemon)로 전송합니다. 도커는 서버-클라이언트 구조이므로 도커 서버가 작업하려면 미리 파일을 전송해야 합니다.</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(2) Step 1/</w:t>
      </w:r>
      <w:proofErr w:type="gramStart"/>
      <w:r>
        <w:rPr>
          <w:rStyle w:val="HTML"/>
          <w:rFonts w:ascii="Consolas" w:hAnsi="Consolas"/>
          <w:color w:val="333333"/>
          <w:sz w:val="20"/>
          <w:szCs w:val="20"/>
          <w:bdr w:val="none" w:sz="0" w:space="0" w:color="auto" w:frame="1"/>
          <w:shd w:val="clear" w:color="auto" w:fill="FEFEFE"/>
        </w:rPr>
        <w:t>10 :</w:t>
      </w:r>
      <w:proofErr w:type="gramEnd"/>
      <w:r>
        <w:rPr>
          <w:rStyle w:val="HTML"/>
          <w:rFonts w:ascii="Consolas" w:hAnsi="Consolas"/>
          <w:color w:val="333333"/>
          <w:sz w:val="20"/>
          <w:szCs w:val="20"/>
          <w:bdr w:val="none" w:sz="0" w:space="0" w:color="auto" w:frame="1"/>
          <w:shd w:val="clear" w:color="auto" w:fill="FEFEFE"/>
        </w:rPr>
        <w:t xml:space="preserve"> FROM ubuntu:16.04</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Dockerfile을 한 줄 한 줄 수행합니다. 첫 번째로 FROM 명령어를 수행합니다. ubuntu</w:t>
      </w:r>
      <w:proofErr w:type="gramStart"/>
      <w:r>
        <w:rPr>
          <w:rFonts w:ascii="맑은 고딕" w:eastAsia="맑은 고딕" w:hAnsi="맑은 고딕" w:hint="eastAsia"/>
          <w:color w:val="333333"/>
          <w:sz w:val="26"/>
          <w:szCs w:val="26"/>
        </w:rPr>
        <w:t>:16.04</w:t>
      </w:r>
      <w:proofErr w:type="gramEnd"/>
      <w:r>
        <w:rPr>
          <w:rFonts w:ascii="맑은 고딕" w:eastAsia="맑은 고딕" w:hAnsi="맑은 고딕" w:hint="eastAsia"/>
          <w:color w:val="333333"/>
          <w:sz w:val="26"/>
          <w:szCs w:val="26"/>
        </w:rPr>
        <w:t xml:space="preserve"> 이미지를 다운받는 작업입니다.</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(3) ---&gt; f49eec89601e</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명령어 수행 결과를 이미지로 저장합니다. 여기서는 ubuntu</w:t>
      </w:r>
      <w:proofErr w:type="gramStart"/>
      <w:r>
        <w:rPr>
          <w:rFonts w:ascii="맑은 고딕" w:eastAsia="맑은 고딕" w:hAnsi="맑은 고딕" w:hint="eastAsia"/>
          <w:color w:val="333333"/>
          <w:sz w:val="26"/>
          <w:szCs w:val="26"/>
        </w:rPr>
        <w:t>:16.04를</w:t>
      </w:r>
      <w:proofErr w:type="gramEnd"/>
      <w:r>
        <w:rPr>
          <w:rFonts w:ascii="맑은 고딕" w:eastAsia="맑은 고딕" w:hAnsi="맑은 고딕" w:hint="eastAsia"/>
          <w:color w:val="333333"/>
          <w:sz w:val="26"/>
          <w:szCs w:val="26"/>
        </w:rPr>
        <w:t xml:space="preserve"> 사용하기로 했기 때문에 ubuntu 이미지의 ID가 표시됩니다.</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(4) Step 2/</w:t>
      </w:r>
      <w:proofErr w:type="gramStart"/>
      <w:r>
        <w:rPr>
          <w:rStyle w:val="HTML"/>
          <w:rFonts w:ascii="Consolas" w:hAnsi="Consolas"/>
          <w:color w:val="333333"/>
          <w:sz w:val="20"/>
          <w:szCs w:val="20"/>
          <w:bdr w:val="none" w:sz="0" w:space="0" w:color="auto" w:frame="1"/>
          <w:shd w:val="clear" w:color="auto" w:fill="FEFEFE"/>
        </w:rPr>
        <w:t>10 :</w:t>
      </w:r>
      <w:proofErr w:type="gramEnd"/>
      <w:r>
        <w:rPr>
          <w:rStyle w:val="HTML"/>
          <w:rFonts w:ascii="Consolas" w:hAnsi="Consolas"/>
          <w:color w:val="333333"/>
          <w:sz w:val="20"/>
          <w:szCs w:val="20"/>
          <w:bdr w:val="none" w:sz="0" w:space="0" w:color="auto" w:frame="1"/>
          <w:shd w:val="clear" w:color="auto" w:fill="FEFEFE"/>
        </w:rPr>
        <w:t xml:space="preserve"> MAINTAINER subicura@subicura.com</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Dockerfile의 두 번째 명령어인 MAINTAINER 명령어를 수행합니다.</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 xml:space="preserve">(5) ---&gt; </w:t>
      </w:r>
      <w:proofErr w:type="gramStart"/>
      <w:r>
        <w:rPr>
          <w:rStyle w:val="HTML"/>
          <w:rFonts w:ascii="Consolas" w:hAnsi="Consolas"/>
          <w:color w:val="333333"/>
          <w:sz w:val="20"/>
          <w:szCs w:val="20"/>
          <w:bdr w:val="none" w:sz="0" w:space="0" w:color="auto" w:frame="1"/>
          <w:shd w:val="clear" w:color="auto" w:fill="FEFEFE"/>
        </w:rPr>
        <w:t>Running</w:t>
      </w:r>
      <w:proofErr w:type="gramEnd"/>
      <w:r>
        <w:rPr>
          <w:rStyle w:val="HTML"/>
          <w:rFonts w:ascii="Consolas" w:hAnsi="Consolas"/>
          <w:color w:val="333333"/>
          <w:sz w:val="20"/>
          <w:szCs w:val="20"/>
          <w:bdr w:val="none" w:sz="0" w:space="0" w:color="auto" w:frame="1"/>
          <w:shd w:val="clear" w:color="auto" w:fill="FEFEFE"/>
        </w:rPr>
        <w:t xml:space="preserve"> in f4de0c750abb</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명령어를 수행하기 위해 바로 이전에 생성된 </w:t>
      </w:r>
      <w:r>
        <w:rPr>
          <w:rStyle w:val="HTML"/>
          <w:rFonts w:ascii="Consolas" w:hAnsi="Consolas"/>
          <w:color w:val="333333"/>
          <w:sz w:val="21"/>
          <w:szCs w:val="21"/>
          <w:bdr w:val="none" w:sz="0" w:space="0" w:color="auto" w:frame="1"/>
          <w:shd w:val="clear" w:color="auto" w:fill="EFEFEF"/>
        </w:rPr>
        <w:t>f49eec89601e</w:t>
      </w:r>
      <w:r>
        <w:rPr>
          <w:rFonts w:ascii="맑은 고딕" w:eastAsia="맑은 고딕" w:hAnsi="맑은 고딕" w:hint="eastAsia"/>
          <w:color w:val="333333"/>
          <w:sz w:val="26"/>
          <w:szCs w:val="26"/>
        </w:rPr>
        <w:t> 이미지를 기반으로 </w:t>
      </w:r>
      <w:r>
        <w:rPr>
          <w:rStyle w:val="HTML"/>
          <w:rFonts w:ascii="Consolas" w:hAnsi="Consolas"/>
          <w:color w:val="333333"/>
          <w:sz w:val="21"/>
          <w:szCs w:val="21"/>
          <w:bdr w:val="none" w:sz="0" w:space="0" w:color="auto" w:frame="1"/>
          <w:shd w:val="clear" w:color="auto" w:fill="EFEFEF"/>
        </w:rPr>
        <w:t>f4de0c750abb</w:t>
      </w:r>
      <w:r>
        <w:rPr>
          <w:rFonts w:ascii="맑은 고딕" w:eastAsia="맑은 고딕" w:hAnsi="맑은 고딕" w:hint="eastAsia"/>
          <w:color w:val="333333"/>
          <w:sz w:val="26"/>
          <w:szCs w:val="26"/>
        </w:rPr>
        <w:t>컨테이너를 임시로 생성하여 실행합니다.</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(6) ---&gt; 4a400609ff73</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명령어 수행 결과를 이미지로 저장합니다.</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(7) Removing intermediate container f4de0c750abb</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명령어를 수행하기 위해 임시로 만들었던 컨테이너를 제거합니다.</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(8) Step 3/</w:t>
      </w:r>
      <w:proofErr w:type="gramStart"/>
      <w:r>
        <w:rPr>
          <w:rStyle w:val="HTML"/>
          <w:rFonts w:ascii="Consolas" w:hAnsi="Consolas"/>
          <w:color w:val="333333"/>
          <w:sz w:val="20"/>
          <w:szCs w:val="20"/>
          <w:bdr w:val="none" w:sz="0" w:space="0" w:color="auto" w:frame="1"/>
          <w:shd w:val="clear" w:color="auto" w:fill="FEFEFE"/>
        </w:rPr>
        <w:t>10 :</w:t>
      </w:r>
      <w:proofErr w:type="gramEnd"/>
      <w:r>
        <w:rPr>
          <w:rStyle w:val="HTML"/>
          <w:rFonts w:ascii="Consolas" w:hAnsi="Consolas"/>
          <w:color w:val="333333"/>
          <w:sz w:val="20"/>
          <w:szCs w:val="20"/>
          <w:bdr w:val="none" w:sz="0" w:space="0" w:color="auto" w:frame="1"/>
          <w:shd w:val="clear" w:color="auto" w:fill="FEFEFE"/>
        </w:rPr>
        <w:t xml:space="preserve"> RUN apt-get -y update</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Dockerfile의 세 번째 명령어를 수행합니다. 이전 단계와 마찬가지로 바로 전에 만들어진 이미지를 기반으로 임시 컨테이너를 만들어 명령어를 실행하고 그 결과 상태를 이미지로 만듭니다. 이 과정을 마지막 줄까지 무한 반복합니다.</w:t>
      </w:r>
    </w:p>
    <w:p w:rsidR="0001305E" w:rsidRDefault="0001305E" w:rsidP="0001305E">
      <w:pPr>
        <w:pStyle w:val="HTML0"/>
        <w:pBdr>
          <w:top w:val="single" w:sz="6" w:space="0" w:color="DDDDDD"/>
          <w:left w:val="single" w:sz="6" w:space="0" w:color="DDDDDD"/>
          <w:bottom w:val="single" w:sz="6" w:space="0" w:color="DDDDDD"/>
          <w:right w:val="single" w:sz="6" w:space="0" w:color="DDDDDD"/>
        </w:pBdr>
        <w:shd w:val="clear" w:color="auto" w:fill="FFFFFF"/>
        <w:spacing w:line="312" w:lineRule="atLeast"/>
        <w:rPr>
          <w:rStyle w:val="HTML"/>
          <w:rFonts w:ascii="Consolas" w:hAnsi="Consolas"/>
          <w:color w:val="333333"/>
          <w:sz w:val="20"/>
          <w:szCs w:val="20"/>
          <w:bdr w:val="none" w:sz="0" w:space="0" w:color="auto" w:frame="1"/>
          <w:shd w:val="clear" w:color="auto" w:fill="FEFEFE"/>
        </w:rPr>
      </w:pPr>
      <w:r>
        <w:rPr>
          <w:rStyle w:val="HTML"/>
          <w:rFonts w:ascii="Consolas" w:hAnsi="Consolas"/>
          <w:color w:val="333333"/>
          <w:sz w:val="20"/>
          <w:szCs w:val="20"/>
          <w:bdr w:val="none" w:sz="0" w:space="0" w:color="auto" w:frame="1"/>
          <w:shd w:val="clear" w:color="auto" w:fill="FEFEFE"/>
        </w:rPr>
        <w:t>(9) Successfully built 20369cef9829</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최종 성공한 이미지 ID를 출력합니다.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결론적으로 도커 빌드는 </w:t>
      </w:r>
      <w:r>
        <w:rPr>
          <w:rStyle w:val="HTML"/>
          <w:rFonts w:ascii="Consolas" w:hAnsi="Consolas"/>
          <w:color w:val="333333"/>
          <w:sz w:val="21"/>
          <w:szCs w:val="21"/>
          <w:bdr w:val="none" w:sz="0" w:space="0" w:color="auto" w:frame="1"/>
          <w:shd w:val="clear" w:color="auto" w:fill="EFEFEF"/>
        </w:rPr>
        <w:t>임시</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컨테이너</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생성</w:t>
      </w:r>
      <w:r>
        <w:rPr>
          <w:rFonts w:ascii="맑은 고딕" w:eastAsia="맑은 고딕" w:hAnsi="맑은 고딕" w:hint="eastAsia"/>
          <w:color w:val="333333"/>
          <w:sz w:val="26"/>
          <w:szCs w:val="26"/>
        </w:rPr>
        <w:t> &gt; </w:t>
      </w:r>
      <w:r>
        <w:rPr>
          <w:rStyle w:val="HTML"/>
          <w:rFonts w:ascii="Consolas" w:hAnsi="Consolas"/>
          <w:color w:val="333333"/>
          <w:sz w:val="21"/>
          <w:szCs w:val="21"/>
          <w:bdr w:val="none" w:sz="0" w:space="0" w:color="auto" w:frame="1"/>
          <w:shd w:val="clear" w:color="auto" w:fill="EFEFEF"/>
        </w:rPr>
        <w:t>명령어</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수행</w:t>
      </w:r>
      <w:r>
        <w:rPr>
          <w:rFonts w:ascii="맑은 고딕" w:eastAsia="맑은 고딕" w:hAnsi="맑은 고딕" w:hint="eastAsia"/>
          <w:color w:val="333333"/>
          <w:sz w:val="26"/>
          <w:szCs w:val="26"/>
        </w:rPr>
        <w:t> &gt; </w:t>
      </w:r>
      <w:r>
        <w:rPr>
          <w:rStyle w:val="HTML"/>
          <w:rFonts w:ascii="Consolas" w:hAnsi="Consolas"/>
          <w:color w:val="333333"/>
          <w:sz w:val="21"/>
          <w:szCs w:val="21"/>
          <w:bdr w:val="none" w:sz="0" w:space="0" w:color="auto" w:frame="1"/>
          <w:shd w:val="clear" w:color="auto" w:fill="EFEFEF"/>
        </w:rPr>
        <w:t>이미지로</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저장</w:t>
      </w:r>
      <w:r>
        <w:rPr>
          <w:rFonts w:ascii="맑은 고딕" w:eastAsia="맑은 고딕" w:hAnsi="맑은 고딕" w:hint="eastAsia"/>
          <w:color w:val="333333"/>
          <w:sz w:val="26"/>
          <w:szCs w:val="26"/>
        </w:rPr>
        <w:t> &gt; </w:t>
      </w:r>
      <w:r>
        <w:rPr>
          <w:rStyle w:val="HTML"/>
          <w:rFonts w:ascii="Consolas" w:hAnsi="Consolas"/>
          <w:color w:val="333333"/>
          <w:sz w:val="21"/>
          <w:szCs w:val="21"/>
          <w:bdr w:val="none" w:sz="0" w:space="0" w:color="auto" w:frame="1"/>
          <w:shd w:val="clear" w:color="auto" w:fill="EFEFEF"/>
        </w:rPr>
        <w:t>임시</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컨테이너</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삭제</w:t>
      </w:r>
      <w:r>
        <w:rPr>
          <w:rFonts w:ascii="맑은 고딕" w:eastAsia="맑은 고딕" w:hAnsi="맑은 고딕" w:hint="eastAsia"/>
          <w:color w:val="333333"/>
          <w:sz w:val="26"/>
          <w:szCs w:val="26"/>
        </w:rPr>
        <w:t> &gt; </w:t>
      </w:r>
      <w:r>
        <w:rPr>
          <w:rStyle w:val="HTML"/>
          <w:rFonts w:ascii="Consolas" w:hAnsi="Consolas"/>
          <w:color w:val="333333"/>
          <w:sz w:val="21"/>
          <w:szCs w:val="21"/>
          <w:bdr w:val="none" w:sz="0" w:space="0" w:color="auto" w:frame="1"/>
          <w:shd w:val="clear" w:color="auto" w:fill="EFEFEF"/>
        </w:rPr>
        <w:t>새로</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만든</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이미지</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기반</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임시</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컨테이너</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생성</w:t>
      </w:r>
      <w:r>
        <w:rPr>
          <w:rFonts w:ascii="맑은 고딕" w:eastAsia="맑은 고딕" w:hAnsi="맑은 고딕" w:hint="eastAsia"/>
          <w:color w:val="333333"/>
          <w:sz w:val="26"/>
          <w:szCs w:val="26"/>
        </w:rPr>
        <w:t> &gt; </w:t>
      </w:r>
      <w:r>
        <w:rPr>
          <w:rStyle w:val="HTML"/>
          <w:rFonts w:ascii="Consolas" w:hAnsi="Consolas"/>
          <w:color w:val="333333"/>
          <w:sz w:val="21"/>
          <w:szCs w:val="21"/>
          <w:bdr w:val="none" w:sz="0" w:space="0" w:color="auto" w:frame="1"/>
          <w:shd w:val="clear" w:color="auto" w:fill="EFEFEF"/>
        </w:rPr>
        <w:t>명령어</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수행</w:t>
      </w:r>
      <w:r>
        <w:rPr>
          <w:rFonts w:ascii="맑은 고딕" w:eastAsia="맑은 고딕" w:hAnsi="맑은 고딕" w:hint="eastAsia"/>
          <w:color w:val="333333"/>
          <w:sz w:val="26"/>
          <w:szCs w:val="26"/>
        </w:rPr>
        <w:t> &gt; </w:t>
      </w:r>
      <w:r>
        <w:rPr>
          <w:rStyle w:val="HTML"/>
          <w:rFonts w:ascii="Consolas" w:hAnsi="Consolas"/>
          <w:color w:val="333333"/>
          <w:sz w:val="21"/>
          <w:szCs w:val="21"/>
          <w:bdr w:val="none" w:sz="0" w:space="0" w:color="auto" w:frame="1"/>
          <w:shd w:val="clear" w:color="auto" w:fill="EFEFEF"/>
        </w:rPr>
        <w:t>이미지로</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저장</w:t>
      </w:r>
      <w:r>
        <w:rPr>
          <w:rFonts w:ascii="맑은 고딕" w:eastAsia="맑은 고딕" w:hAnsi="맑은 고딕" w:hint="eastAsia"/>
          <w:color w:val="333333"/>
          <w:sz w:val="26"/>
          <w:szCs w:val="26"/>
        </w:rPr>
        <w:t> &gt; </w:t>
      </w:r>
      <w:r>
        <w:rPr>
          <w:rStyle w:val="HTML"/>
          <w:rFonts w:ascii="Consolas" w:hAnsi="Consolas"/>
          <w:color w:val="333333"/>
          <w:sz w:val="21"/>
          <w:szCs w:val="21"/>
          <w:bdr w:val="none" w:sz="0" w:space="0" w:color="auto" w:frame="1"/>
          <w:shd w:val="clear" w:color="auto" w:fill="EFEFEF"/>
        </w:rPr>
        <w:t>임시</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컨테이너</w:t>
      </w:r>
      <w:r>
        <w:rPr>
          <w:rStyle w:val="HTML"/>
          <w:rFonts w:ascii="Consolas" w:hAnsi="Consolas"/>
          <w:color w:val="333333"/>
          <w:sz w:val="21"/>
          <w:szCs w:val="21"/>
          <w:bdr w:val="none" w:sz="0" w:space="0" w:color="auto" w:frame="1"/>
          <w:shd w:val="clear" w:color="auto" w:fill="EFEFEF"/>
        </w:rPr>
        <w:t xml:space="preserve"> </w:t>
      </w:r>
      <w:r>
        <w:rPr>
          <w:rStyle w:val="HTML"/>
          <w:rFonts w:ascii="Consolas" w:hAnsi="Consolas"/>
          <w:color w:val="333333"/>
          <w:sz w:val="21"/>
          <w:szCs w:val="21"/>
          <w:bdr w:val="none" w:sz="0" w:space="0" w:color="auto" w:frame="1"/>
          <w:shd w:val="clear" w:color="auto" w:fill="EFEFEF"/>
        </w:rPr>
        <w:t>삭제</w:t>
      </w:r>
      <w:r>
        <w:rPr>
          <w:rFonts w:ascii="맑은 고딕" w:eastAsia="맑은 고딕" w:hAnsi="맑은 고딕" w:hint="eastAsia"/>
          <w:color w:val="333333"/>
          <w:sz w:val="26"/>
          <w:szCs w:val="26"/>
        </w:rPr>
        <w:t xml:space="preserve"> &gt; </w:t>
      </w:r>
      <w:proofErr w:type="gramStart"/>
      <w:r>
        <w:rPr>
          <w:rFonts w:ascii="맑은 고딕" w:eastAsia="맑은 고딕" w:hAnsi="맑은 고딕" w:hint="eastAsia"/>
          <w:color w:val="333333"/>
          <w:sz w:val="26"/>
          <w:szCs w:val="26"/>
        </w:rPr>
        <w:t>…</w:t>
      </w:r>
      <w:proofErr w:type="gramEnd"/>
      <w:r>
        <w:rPr>
          <w:rFonts w:ascii="맑은 고딕" w:eastAsia="맑은 고딕" w:hAnsi="맑은 고딕" w:hint="eastAsia"/>
          <w:color w:val="333333"/>
          <w:sz w:val="26"/>
          <w:szCs w:val="26"/>
        </w:rPr>
        <w:t xml:space="preserve"> 의 과정을 계속해서 반복한다고 볼 수 있습니다. 명령어를 실행할 때마다 이미지 레이어를 저장하고 다시 빌드할 때 Dockerfile이 변경되지 않았다면 기존에 저장된 이미지를 그대로 캐시처럼 사용합니다.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이러한 레이어 개념을 잘 이해하고 있어야 최적화된 이미지를 생성할 수 있습니다.</w:t>
      </w: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도커 이미지 리팩토링</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사실 앞에서 만든 이미지는 몇 가지 최적화 문제가 있습니다. 다시 한땀 한땀 살펴보겠습니다.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Base Image</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위에서 만든 Ruby 애플리케이션 이미지는 </w:t>
      </w:r>
      <w:r>
        <w:rPr>
          <w:rStyle w:val="HTML"/>
          <w:rFonts w:ascii="Consolas" w:hAnsi="Consolas"/>
          <w:color w:val="333333"/>
          <w:sz w:val="21"/>
          <w:szCs w:val="21"/>
          <w:bdr w:val="none" w:sz="0" w:space="0" w:color="auto" w:frame="1"/>
          <w:shd w:val="clear" w:color="auto" w:fill="EFEFEF"/>
        </w:rPr>
        <w:t>ubuntu</w:t>
      </w:r>
      <w:r>
        <w:rPr>
          <w:rFonts w:ascii="맑은 고딕" w:eastAsia="맑은 고딕" w:hAnsi="맑은 고딕" w:hint="eastAsia"/>
          <w:color w:val="333333"/>
          <w:sz w:val="26"/>
          <w:szCs w:val="26"/>
        </w:rPr>
        <w:t>를 베이스로 만들었지만 사실 훠어어얼씬 간단한 </w:t>
      </w:r>
      <w:r>
        <w:rPr>
          <w:rStyle w:val="HTML"/>
          <w:rFonts w:ascii="Consolas" w:hAnsi="Consolas"/>
          <w:color w:val="333333"/>
          <w:sz w:val="21"/>
          <w:szCs w:val="21"/>
          <w:bdr w:val="none" w:sz="0" w:space="0" w:color="auto" w:frame="1"/>
          <w:shd w:val="clear" w:color="auto" w:fill="EFEFEF"/>
        </w:rPr>
        <w:t>ruby</w:t>
      </w:r>
      <w:r>
        <w:rPr>
          <w:rFonts w:ascii="맑은 고딕" w:eastAsia="맑은 고딕" w:hAnsi="맑은 고딕" w:hint="eastAsia"/>
          <w:color w:val="333333"/>
          <w:sz w:val="26"/>
          <w:szCs w:val="26"/>
        </w:rPr>
        <w:t> 베이스 이미지가 존재합니다. 기존에 ruby를 설치했던 명령어는 ruby 이미지를 사용하는 것으로 간단하게 생략할 수 있습니다.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359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10</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before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FROM ubuntu:16.04</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MAINTAINER subicura@subicura.com</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apt-get </w:t>
            </w:r>
            <w:r>
              <w:rPr>
                <w:rStyle w:val="nt"/>
                <w:rFonts w:ascii="Consolas" w:hAnsi="Consolas"/>
                <w:color w:val="000080"/>
                <w:sz w:val="20"/>
                <w:szCs w:val="20"/>
              </w:rPr>
              <w:t>-y</w:t>
            </w:r>
            <w:r>
              <w:rPr>
                <w:rFonts w:ascii="Consolas" w:hAnsi="Consolas"/>
                <w:sz w:val="20"/>
                <w:szCs w:val="20"/>
              </w:rPr>
              <w:t xml:space="preserve"> update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apt-get </w:t>
            </w:r>
            <w:r>
              <w:rPr>
                <w:rStyle w:val="nt"/>
                <w:rFonts w:ascii="Consolas" w:hAnsi="Consolas"/>
                <w:color w:val="000080"/>
                <w:sz w:val="20"/>
                <w:szCs w:val="20"/>
              </w:rPr>
              <w:t>-y</w:t>
            </w:r>
            <w:r>
              <w:rPr>
                <w:rFonts w:ascii="Consolas" w:hAnsi="Consolas"/>
                <w:sz w:val="20"/>
                <w:szCs w:val="20"/>
              </w:rPr>
              <w:t xml:space="preserve"> </w:t>
            </w:r>
            <w:r>
              <w:rPr>
                <w:rStyle w:val="nb"/>
                <w:rFonts w:ascii="Consolas" w:hAnsi="Consolas"/>
                <w:color w:val="0086B3"/>
                <w:sz w:val="20"/>
                <w:szCs w:val="20"/>
              </w:rPr>
              <w:t xml:space="preserve">install </w:t>
            </w:r>
            <w:r>
              <w:rPr>
                <w:rFonts w:ascii="Consolas" w:hAnsi="Consolas"/>
                <w:sz w:val="20"/>
                <w:szCs w:val="20"/>
              </w:rPr>
              <w:t>ruby</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gem </w:t>
            </w:r>
            <w:r>
              <w:rPr>
                <w:rStyle w:val="nb"/>
                <w:rFonts w:ascii="Consolas" w:hAnsi="Consolas"/>
                <w:color w:val="0086B3"/>
                <w:sz w:val="20"/>
                <w:szCs w:val="20"/>
              </w:rPr>
              <w:t xml:space="preserve">install </w:t>
            </w:r>
            <w:r>
              <w:rPr>
                <w:rFonts w:ascii="Consolas" w:hAnsi="Consolas"/>
                <w:sz w:val="20"/>
                <w:szCs w:val="20"/>
              </w:rPr>
              <w:t>bundler</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after</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FROM ruby:2.3</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MAINTAINER subicura@subicura.com</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ruby외에도 nodejs, python, java, go등 다양한 베이스 이미지가 이미 존재합니다. 세부적인 설정이 필요하지 않다면 그대로 사용하는게 간편합니다.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Build Cache</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조금전에 빌드한 이미지를 다시 빌드해볼까요?</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524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11</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Sending build context to Docker daemon 13.31 kB</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Step 1/10 : FROM ubuntu:16.04</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w:t>
            </w:r>
            <w:r>
              <w:rPr>
                <w:rStyle w:val="o"/>
                <w:rFonts w:ascii="Consolas" w:hAnsi="Consolas"/>
                <w:b/>
                <w:bCs/>
                <w:sz w:val="20"/>
                <w:szCs w:val="20"/>
              </w:rPr>
              <w:t>&gt;</w:t>
            </w:r>
            <w:r>
              <w:rPr>
                <w:rFonts w:ascii="Consolas" w:hAnsi="Consolas"/>
                <w:sz w:val="20"/>
                <w:szCs w:val="20"/>
              </w:rPr>
              <w:t xml:space="preserve"> f49eec89601e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Step 2/10 : MAINTAINER subicura@subicura.com</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w:t>
            </w:r>
            <w:r>
              <w:rPr>
                <w:rStyle w:val="o"/>
                <w:rFonts w:ascii="Consolas" w:hAnsi="Consolas"/>
                <w:b/>
                <w:bCs/>
                <w:sz w:val="20"/>
                <w:szCs w:val="20"/>
              </w:rPr>
              <w:t>&gt;</w:t>
            </w:r>
            <w:r>
              <w:rPr>
                <w:rFonts w:ascii="Consolas" w:hAnsi="Consolas"/>
                <w:sz w:val="20"/>
                <w:szCs w:val="20"/>
              </w:rPr>
              <w:t xml:space="preserve"> Using cache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w:t>
            </w:r>
            <w:r>
              <w:rPr>
                <w:rStyle w:val="o"/>
                <w:rFonts w:ascii="Consolas" w:hAnsi="Consolas"/>
                <w:b/>
                <w:bCs/>
                <w:sz w:val="20"/>
                <w:szCs w:val="20"/>
              </w:rPr>
              <w:t>&gt;</w:t>
            </w:r>
            <w:r>
              <w:rPr>
                <w:rFonts w:ascii="Consolas" w:hAnsi="Consolas"/>
                <w:sz w:val="20"/>
                <w:szCs w:val="20"/>
              </w:rPr>
              <w:t xml:space="preserve"> fc41cd8ac52d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Step 3/10 : RUN apt-get </w:t>
            </w:r>
            <w:r>
              <w:rPr>
                <w:rStyle w:val="nt"/>
                <w:rFonts w:ascii="Consolas" w:hAnsi="Consolas"/>
                <w:color w:val="000080"/>
                <w:sz w:val="20"/>
                <w:szCs w:val="20"/>
              </w:rPr>
              <w:t>-y</w:t>
            </w:r>
            <w:r>
              <w:rPr>
                <w:rFonts w:ascii="Consolas" w:hAnsi="Consolas"/>
                <w:sz w:val="20"/>
                <w:szCs w:val="20"/>
              </w:rPr>
              <w:t xml:space="preserve"> update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w:t>
            </w:r>
            <w:r>
              <w:rPr>
                <w:rStyle w:val="o"/>
                <w:rFonts w:ascii="Consolas" w:hAnsi="Consolas"/>
                <w:b/>
                <w:bCs/>
                <w:sz w:val="20"/>
                <w:szCs w:val="20"/>
              </w:rPr>
              <w:t>&gt;</w:t>
            </w:r>
            <w:r>
              <w:rPr>
                <w:rFonts w:ascii="Consolas" w:hAnsi="Consolas"/>
                <w:sz w:val="20"/>
                <w:szCs w:val="20"/>
              </w:rPr>
              <w:t xml:space="preserve"> Using cache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r>
              <w:rPr>
                <w:rStyle w:val="nt"/>
                <w:rFonts w:ascii="Consolas" w:hAnsi="Consolas"/>
                <w:color w:val="000080"/>
                <w:sz w:val="20"/>
                <w:szCs w:val="20"/>
              </w:rPr>
              <w:t>---</w:t>
            </w:r>
            <w:r>
              <w:rPr>
                <w:rStyle w:val="o"/>
                <w:rFonts w:ascii="Consolas" w:hAnsi="Consolas"/>
                <w:b/>
                <w:bCs/>
                <w:sz w:val="20"/>
                <w:szCs w:val="20"/>
              </w:rPr>
              <w:t>&gt;</w:t>
            </w:r>
            <w:r>
              <w:rPr>
                <w:rFonts w:ascii="Consolas" w:hAnsi="Consolas"/>
                <w:sz w:val="20"/>
                <w:szCs w:val="20"/>
              </w:rPr>
              <w:t xml:space="preserve"> 61d45ce11dc6</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한번 빌드한 이미지를 다시 빌드하면 굉장히 빠르게 완료되는 걸 알 수 있습니다. 이미지를 빌드하는 과정에서 각 단계를 이미지 레이어로 저장하고 다음 빌드에서 캐시로 사용합니다.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도커는 빌드할 때 Dockerfile의 명령어가 수정되었거나 추가하는 파일이 변경 되었을 때 캐시가 깨지고 그 이후 작업은 새로 이미지를 만들게 됩니다. ruby gem 패키지를 설치하는 과정은 꽤 많은 시간이 소요되는데 최대한 캐시를 이용하여 빌드 시간을 줄여야 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기존 소스에서 소스파일이 수정되면 캐시가 깨지는 부분은 다음과 같습니다.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7565"/>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proofErr w:type="gramStart"/>
            <w:r>
              <w:rPr>
                <w:rFonts w:ascii="Consolas" w:hAnsi="Consolas"/>
                <w:sz w:val="20"/>
                <w:szCs w:val="20"/>
              </w:rPr>
              <w:t xml:space="preserve">COPY </w:t>
            </w:r>
            <w:r>
              <w:rPr>
                <w:rStyle w:val="nb"/>
                <w:rFonts w:ascii="Consolas" w:hAnsi="Consolas"/>
                <w:color w:val="0086B3"/>
                <w:sz w:val="20"/>
                <w:szCs w:val="20"/>
              </w:rPr>
              <w:t>.</w:t>
            </w:r>
            <w:proofErr w:type="gramEnd"/>
            <w:r>
              <w:rPr>
                <w:rFonts w:ascii="Consolas" w:hAnsi="Consolas"/>
                <w:sz w:val="20"/>
                <w:szCs w:val="20"/>
              </w:rPr>
              <w:t xml:space="preserve"> /usr/src/app    </w:t>
            </w:r>
            <w:r>
              <w:rPr>
                <w:rStyle w:val="c"/>
                <w:rFonts w:ascii="Consolas" w:hAnsi="Consolas"/>
                <w:i/>
                <w:iCs/>
                <w:color w:val="999988"/>
                <w:sz w:val="20"/>
                <w:szCs w:val="20"/>
              </w:rPr>
              <w:t xml:space="preserve"># &lt;- </w:t>
            </w:r>
            <w:r>
              <w:rPr>
                <w:rStyle w:val="c"/>
                <w:rFonts w:ascii="Consolas" w:hAnsi="Consolas"/>
                <w:i/>
                <w:iCs/>
                <w:color w:val="999988"/>
                <w:sz w:val="20"/>
                <w:szCs w:val="20"/>
              </w:rPr>
              <w:t>소스파일이</w:t>
            </w:r>
            <w:r>
              <w:rPr>
                <w:rStyle w:val="c"/>
                <w:rFonts w:ascii="Consolas" w:hAnsi="Consolas"/>
                <w:i/>
                <w:iCs/>
                <w:color w:val="999988"/>
                <w:sz w:val="20"/>
                <w:szCs w:val="20"/>
              </w:rPr>
              <w:t xml:space="preserve"> </w:t>
            </w:r>
            <w:r>
              <w:rPr>
                <w:rStyle w:val="c"/>
                <w:rFonts w:ascii="Consolas" w:hAnsi="Consolas"/>
                <w:i/>
                <w:iCs/>
                <w:color w:val="999988"/>
                <w:sz w:val="20"/>
                <w:szCs w:val="20"/>
              </w:rPr>
              <w:t>변경되면</w:t>
            </w:r>
            <w:r>
              <w:rPr>
                <w:rStyle w:val="c"/>
                <w:rFonts w:ascii="Consolas" w:hAnsi="Consolas"/>
                <w:i/>
                <w:iCs/>
                <w:color w:val="999988"/>
                <w:sz w:val="20"/>
                <w:szCs w:val="20"/>
              </w:rPr>
              <w:t xml:space="preserve"> </w:t>
            </w:r>
            <w:r>
              <w:rPr>
                <w:rStyle w:val="c"/>
                <w:rFonts w:ascii="Consolas" w:hAnsi="Consolas"/>
                <w:i/>
                <w:iCs/>
                <w:color w:val="999988"/>
                <w:sz w:val="20"/>
                <w:szCs w:val="20"/>
              </w:rPr>
              <w:t>캐시가</w:t>
            </w:r>
            <w:r>
              <w:rPr>
                <w:rStyle w:val="c"/>
                <w:rFonts w:ascii="Consolas" w:hAnsi="Consolas"/>
                <w:i/>
                <w:iCs/>
                <w:color w:val="999988"/>
                <w:sz w:val="20"/>
                <w:szCs w:val="20"/>
              </w:rPr>
              <w:t xml:space="preserve"> </w:t>
            </w:r>
            <w:r>
              <w:rPr>
                <w:rStyle w:val="c"/>
                <w:rFonts w:ascii="Consolas" w:hAnsi="Consolas"/>
                <w:i/>
                <w:iCs/>
                <w:color w:val="999988"/>
                <w:sz w:val="20"/>
                <w:szCs w:val="20"/>
              </w:rPr>
              <w:t>깨짐</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WORKDIR /usr/src/app</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bundle </w:t>
            </w:r>
            <w:r>
              <w:rPr>
                <w:rStyle w:val="nb"/>
                <w:rFonts w:ascii="Consolas" w:hAnsi="Consolas"/>
                <w:color w:val="0086B3"/>
                <w:sz w:val="20"/>
                <w:szCs w:val="20"/>
              </w:rPr>
              <w:t>install</w:t>
            </w:r>
            <w:r>
              <w:rPr>
                <w:rFonts w:ascii="Consolas" w:hAnsi="Consolas"/>
                <w:sz w:val="20"/>
                <w:szCs w:val="20"/>
              </w:rPr>
              <w:t xml:space="preserve">     </w:t>
            </w:r>
            <w:r>
              <w:rPr>
                <w:rStyle w:val="c"/>
                <w:rFonts w:ascii="Consolas" w:hAnsi="Consolas"/>
                <w:i/>
                <w:iCs/>
                <w:color w:val="999988"/>
                <w:sz w:val="20"/>
                <w:szCs w:val="20"/>
              </w:rPr>
              <w:t xml:space="preserve"># </w:t>
            </w:r>
            <w:r>
              <w:rPr>
                <w:rStyle w:val="c"/>
                <w:rFonts w:ascii="Consolas" w:hAnsi="Consolas"/>
                <w:i/>
                <w:iCs/>
                <w:color w:val="999988"/>
                <w:sz w:val="20"/>
                <w:szCs w:val="20"/>
              </w:rPr>
              <w:t>패키지를</w:t>
            </w:r>
            <w:r>
              <w:rPr>
                <w:rStyle w:val="c"/>
                <w:rFonts w:ascii="Consolas" w:hAnsi="Consolas"/>
                <w:i/>
                <w:iCs/>
                <w:color w:val="999988"/>
                <w:sz w:val="20"/>
                <w:szCs w:val="20"/>
              </w:rPr>
              <w:t xml:space="preserve"> </w:t>
            </w:r>
            <w:r>
              <w:rPr>
                <w:rStyle w:val="c"/>
                <w:rFonts w:ascii="Consolas" w:hAnsi="Consolas"/>
                <w:i/>
                <w:iCs/>
                <w:color w:val="999988"/>
                <w:sz w:val="20"/>
                <w:szCs w:val="20"/>
              </w:rPr>
              <w:t>추가하지</w:t>
            </w:r>
            <w:r>
              <w:rPr>
                <w:rStyle w:val="c"/>
                <w:rFonts w:ascii="Consolas" w:hAnsi="Consolas"/>
                <w:i/>
                <w:iCs/>
                <w:color w:val="999988"/>
                <w:sz w:val="20"/>
                <w:szCs w:val="20"/>
              </w:rPr>
              <w:t xml:space="preserve"> </w:t>
            </w:r>
            <w:r>
              <w:rPr>
                <w:rStyle w:val="c"/>
                <w:rFonts w:ascii="Consolas" w:hAnsi="Consolas"/>
                <w:i/>
                <w:iCs/>
                <w:color w:val="999988"/>
                <w:sz w:val="20"/>
                <w:szCs w:val="20"/>
              </w:rPr>
              <w:t>않았는데</w:t>
            </w:r>
            <w:r>
              <w:rPr>
                <w:rStyle w:val="c"/>
                <w:rFonts w:ascii="Consolas" w:hAnsi="Consolas"/>
                <w:i/>
                <w:iCs/>
                <w:color w:val="999988"/>
                <w:sz w:val="20"/>
                <w:szCs w:val="20"/>
              </w:rPr>
              <w:t xml:space="preserve"> </w:t>
            </w:r>
            <w:r>
              <w:rPr>
                <w:rStyle w:val="c"/>
                <w:rFonts w:ascii="Consolas" w:hAnsi="Consolas"/>
                <w:i/>
                <w:iCs/>
                <w:color w:val="999988"/>
                <w:sz w:val="20"/>
                <w:szCs w:val="20"/>
              </w:rPr>
              <w:t>또</w:t>
            </w:r>
            <w:r>
              <w:rPr>
                <w:rStyle w:val="c"/>
                <w:rFonts w:ascii="Consolas" w:hAnsi="Consolas"/>
                <w:i/>
                <w:iCs/>
                <w:color w:val="999988"/>
                <w:sz w:val="20"/>
                <w:szCs w:val="20"/>
              </w:rPr>
              <w:t xml:space="preserve"> </w:t>
            </w:r>
            <w:r>
              <w:rPr>
                <w:rStyle w:val="c"/>
                <w:rFonts w:ascii="Consolas" w:hAnsi="Consolas"/>
                <w:i/>
                <w:iCs/>
                <w:color w:val="999988"/>
                <w:sz w:val="20"/>
                <w:szCs w:val="20"/>
              </w:rPr>
              <w:t>인스톨하게</w:t>
            </w:r>
            <w:r>
              <w:rPr>
                <w:rStyle w:val="c"/>
                <w:rFonts w:ascii="Consolas" w:hAnsi="Consolas"/>
                <w:i/>
                <w:iCs/>
                <w:color w:val="999988"/>
                <w:sz w:val="20"/>
                <w:szCs w:val="20"/>
              </w:rPr>
              <w:t xml:space="preserve"> </w:t>
            </w:r>
            <w:r>
              <w:rPr>
                <w:rStyle w:val="c"/>
                <w:rFonts w:ascii="Consolas" w:hAnsi="Consolas"/>
                <w:i/>
                <w:iCs/>
                <w:color w:val="999988"/>
                <w:sz w:val="20"/>
                <w:szCs w:val="20"/>
              </w:rPr>
              <w:t>됨</w:t>
            </w:r>
            <w:r>
              <w:rPr>
                <w:rStyle w:val="c"/>
                <w:rFonts w:ascii="Consolas" w:hAnsi="Consolas"/>
                <w:i/>
                <w:iCs/>
                <w:color w:val="999988"/>
                <w:sz w:val="20"/>
                <w:szCs w:val="20"/>
              </w:rPr>
              <w:t xml:space="preserve"> </w:t>
            </w:r>
            <w:r>
              <w:rPr>
                <w:rStyle w:val="c"/>
                <w:rFonts w:ascii="Consolas" w:hAnsi="Consolas"/>
                <w:i/>
                <w:iCs/>
                <w:color w:val="999988"/>
                <w:sz w:val="20"/>
                <w:szCs w:val="20"/>
              </w:rPr>
              <w:t>ㅠㅠ</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복사하는 파일이 이전과 다르면 캐시를 사용하지 않고 그 이후 명령어는 다시 실행됩니다. ruby gem 패키지를 관리하는 파일은 Gemfile이고 Gemfile은 잘 수정되지 않으므로 다음과 같이 순서를 바꿀 수 있습니다.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753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lastRenderedPageBreak/>
              <w:t>COPY Gemfile</w:t>
            </w:r>
            <w:r>
              <w:rPr>
                <w:rStyle w:val="k"/>
                <w:rFonts w:ascii="Consolas" w:hAnsi="Consolas"/>
                <w:b/>
                <w:bCs/>
                <w:sz w:val="20"/>
                <w:szCs w:val="20"/>
              </w:rPr>
              <w:t>*</w:t>
            </w:r>
            <w:r>
              <w:rPr>
                <w:rFonts w:ascii="Consolas" w:hAnsi="Consolas"/>
                <w:sz w:val="20"/>
                <w:szCs w:val="20"/>
              </w:rPr>
              <w:t xml:space="preserve"> /usr/src/app/ </w:t>
            </w:r>
            <w:r>
              <w:rPr>
                <w:rStyle w:val="c"/>
                <w:rFonts w:ascii="Consolas" w:hAnsi="Consolas"/>
                <w:i/>
                <w:iCs/>
                <w:color w:val="999988"/>
                <w:sz w:val="20"/>
                <w:szCs w:val="20"/>
              </w:rPr>
              <w:t># Gemfile</w:t>
            </w:r>
            <w:r>
              <w:rPr>
                <w:rStyle w:val="c"/>
                <w:rFonts w:ascii="Consolas" w:hAnsi="Consolas"/>
                <w:i/>
                <w:iCs/>
                <w:color w:val="999988"/>
                <w:sz w:val="20"/>
                <w:szCs w:val="20"/>
              </w:rPr>
              <w:t>을</w:t>
            </w:r>
            <w:r>
              <w:rPr>
                <w:rStyle w:val="c"/>
                <w:rFonts w:ascii="Consolas" w:hAnsi="Consolas"/>
                <w:i/>
                <w:iCs/>
                <w:color w:val="999988"/>
                <w:sz w:val="20"/>
                <w:szCs w:val="20"/>
              </w:rPr>
              <w:t xml:space="preserve"> </w:t>
            </w:r>
            <w:r>
              <w:rPr>
                <w:rStyle w:val="c"/>
                <w:rFonts w:ascii="Consolas" w:hAnsi="Consolas"/>
                <w:i/>
                <w:iCs/>
                <w:color w:val="999988"/>
                <w:sz w:val="20"/>
                <w:szCs w:val="20"/>
              </w:rPr>
              <w:t>먼저</w:t>
            </w:r>
            <w:r>
              <w:rPr>
                <w:rStyle w:val="c"/>
                <w:rFonts w:ascii="Consolas" w:hAnsi="Consolas"/>
                <w:i/>
                <w:iCs/>
                <w:color w:val="999988"/>
                <w:sz w:val="20"/>
                <w:szCs w:val="20"/>
              </w:rPr>
              <w:t xml:space="preserve"> </w:t>
            </w:r>
            <w:r>
              <w:rPr>
                <w:rStyle w:val="c"/>
                <w:rFonts w:ascii="Consolas" w:hAnsi="Consolas"/>
                <w:i/>
                <w:iCs/>
                <w:color w:val="999988"/>
                <w:sz w:val="20"/>
                <w:szCs w:val="20"/>
              </w:rPr>
              <w:t>복사함</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WORKDIR /usr/src/app</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bundle </w:t>
            </w:r>
            <w:r>
              <w:rPr>
                <w:rStyle w:val="nb"/>
                <w:rFonts w:ascii="Consolas" w:hAnsi="Consolas"/>
                <w:color w:val="0086B3"/>
                <w:sz w:val="20"/>
                <w:szCs w:val="20"/>
              </w:rPr>
              <w:t>install</w:t>
            </w:r>
            <w:r>
              <w:rPr>
                <w:rFonts w:ascii="Consolas" w:hAnsi="Consolas"/>
                <w:sz w:val="20"/>
                <w:szCs w:val="20"/>
              </w:rPr>
              <w:t xml:space="preserve">          </w:t>
            </w:r>
            <w:r>
              <w:rPr>
                <w:rStyle w:val="c"/>
                <w:rFonts w:ascii="Consolas" w:hAnsi="Consolas"/>
                <w:i/>
                <w:iCs/>
                <w:color w:val="999988"/>
                <w:sz w:val="20"/>
                <w:szCs w:val="20"/>
              </w:rPr>
              <w:t xml:space="preserve"># </w:t>
            </w:r>
            <w:r>
              <w:rPr>
                <w:rStyle w:val="c"/>
                <w:rFonts w:ascii="Consolas" w:hAnsi="Consolas"/>
                <w:i/>
                <w:iCs/>
                <w:color w:val="999988"/>
                <w:sz w:val="20"/>
                <w:szCs w:val="20"/>
              </w:rPr>
              <w:t>패키지</w:t>
            </w:r>
            <w:r>
              <w:rPr>
                <w:rStyle w:val="c"/>
                <w:rFonts w:ascii="Consolas" w:hAnsi="Consolas"/>
                <w:i/>
                <w:iCs/>
                <w:color w:val="999988"/>
                <w:sz w:val="20"/>
                <w:szCs w:val="20"/>
              </w:rPr>
              <w:t xml:space="preserve"> </w:t>
            </w:r>
            <w:r>
              <w:rPr>
                <w:rStyle w:val="c"/>
                <w:rFonts w:ascii="Consolas" w:hAnsi="Consolas"/>
                <w:i/>
                <w:iCs/>
                <w:color w:val="999988"/>
                <w:sz w:val="20"/>
                <w:szCs w:val="20"/>
              </w:rPr>
              <w:t>인스톨</w:t>
            </w:r>
          </w:p>
          <w:p w:rsidR="0001305E" w:rsidRDefault="0001305E">
            <w:pPr>
              <w:pStyle w:val="HTML0"/>
              <w:shd w:val="clear" w:color="auto" w:fill="FEFEFE"/>
              <w:spacing w:line="312" w:lineRule="atLeast"/>
              <w:rPr>
                <w:rFonts w:ascii="Consolas" w:hAnsi="Consolas"/>
                <w:sz w:val="20"/>
                <w:szCs w:val="20"/>
              </w:rPr>
            </w:pPr>
            <w:proofErr w:type="gramStart"/>
            <w:r>
              <w:rPr>
                <w:rFonts w:ascii="Consolas" w:hAnsi="Consolas"/>
                <w:sz w:val="20"/>
                <w:szCs w:val="20"/>
              </w:rPr>
              <w:t xml:space="preserve">COPY </w:t>
            </w:r>
            <w:r>
              <w:rPr>
                <w:rStyle w:val="nb"/>
                <w:rFonts w:ascii="Consolas" w:hAnsi="Consolas"/>
                <w:color w:val="0086B3"/>
                <w:sz w:val="20"/>
                <w:szCs w:val="20"/>
              </w:rPr>
              <w:t>.</w:t>
            </w:r>
            <w:proofErr w:type="gramEnd"/>
            <w:r>
              <w:rPr>
                <w:rFonts w:ascii="Consolas" w:hAnsi="Consolas"/>
                <w:sz w:val="20"/>
                <w:szCs w:val="20"/>
              </w:rPr>
              <w:t xml:space="preserve"> /usr/src/app         </w:t>
            </w:r>
            <w:r>
              <w:rPr>
                <w:rStyle w:val="c"/>
                <w:rFonts w:ascii="Consolas" w:hAnsi="Consolas"/>
                <w:i/>
                <w:iCs/>
                <w:color w:val="999988"/>
                <w:sz w:val="20"/>
                <w:szCs w:val="20"/>
              </w:rPr>
              <w:t xml:space="preserve"># &lt;- </w:t>
            </w:r>
            <w:r>
              <w:rPr>
                <w:rStyle w:val="c"/>
                <w:rFonts w:ascii="Consolas" w:hAnsi="Consolas"/>
                <w:i/>
                <w:iCs/>
                <w:color w:val="999988"/>
                <w:sz w:val="20"/>
                <w:szCs w:val="20"/>
              </w:rPr>
              <w:t>소스가</w:t>
            </w:r>
            <w:r>
              <w:rPr>
                <w:rStyle w:val="c"/>
                <w:rFonts w:ascii="Consolas" w:hAnsi="Consolas"/>
                <w:i/>
                <w:iCs/>
                <w:color w:val="999988"/>
                <w:sz w:val="20"/>
                <w:szCs w:val="20"/>
              </w:rPr>
              <w:t xml:space="preserve"> </w:t>
            </w:r>
            <w:r>
              <w:rPr>
                <w:rStyle w:val="c"/>
                <w:rFonts w:ascii="Consolas" w:hAnsi="Consolas"/>
                <w:i/>
                <w:iCs/>
                <w:color w:val="999988"/>
                <w:sz w:val="20"/>
                <w:szCs w:val="20"/>
              </w:rPr>
              <w:t>바꼈을</w:t>
            </w:r>
            <w:r>
              <w:rPr>
                <w:rStyle w:val="c"/>
                <w:rFonts w:ascii="Consolas" w:hAnsi="Consolas"/>
                <w:i/>
                <w:iCs/>
                <w:color w:val="999988"/>
                <w:sz w:val="20"/>
                <w:szCs w:val="20"/>
              </w:rPr>
              <w:t xml:space="preserve"> </w:t>
            </w:r>
            <w:r>
              <w:rPr>
                <w:rStyle w:val="c"/>
                <w:rFonts w:ascii="Consolas" w:hAnsi="Consolas"/>
                <w:i/>
                <w:iCs/>
                <w:color w:val="999988"/>
                <w:sz w:val="20"/>
                <w:szCs w:val="20"/>
              </w:rPr>
              <w:t>때</w:t>
            </w:r>
            <w:r>
              <w:rPr>
                <w:rStyle w:val="c"/>
                <w:rFonts w:ascii="Consolas" w:hAnsi="Consolas"/>
                <w:i/>
                <w:iCs/>
                <w:color w:val="999988"/>
                <w:sz w:val="20"/>
                <w:szCs w:val="20"/>
              </w:rPr>
              <w:t xml:space="preserve"> </w:t>
            </w:r>
            <w:r>
              <w:rPr>
                <w:rStyle w:val="c"/>
                <w:rFonts w:ascii="Consolas" w:hAnsi="Consolas"/>
                <w:i/>
                <w:iCs/>
                <w:color w:val="999988"/>
                <w:sz w:val="20"/>
                <w:szCs w:val="20"/>
              </w:rPr>
              <w:t>캐시가</w:t>
            </w:r>
            <w:r>
              <w:rPr>
                <w:rStyle w:val="c"/>
                <w:rFonts w:ascii="Consolas" w:hAnsi="Consolas"/>
                <w:i/>
                <w:iCs/>
                <w:color w:val="999988"/>
                <w:sz w:val="20"/>
                <w:szCs w:val="20"/>
              </w:rPr>
              <w:t xml:space="preserve"> </w:t>
            </w:r>
            <w:r>
              <w:rPr>
                <w:rStyle w:val="c"/>
                <w:rFonts w:ascii="Consolas" w:hAnsi="Consolas"/>
                <w:i/>
                <w:iCs/>
                <w:color w:val="999988"/>
                <w:sz w:val="20"/>
                <w:szCs w:val="20"/>
              </w:rPr>
              <w:t>깨지는</w:t>
            </w:r>
            <w:r>
              <w:rPr>
                <w:rStyle w:val="c"/>
                <w:rFonts w:ascii="Consolas" w:hAnsi="Consolas"/>
                <w:i/>
                <w:iCs/>
                <w:color w:val="999988"/>
                <w:sz w:val="20"/>
                <w:szCs w:val="20"/>
              </w:rPr>
              <w:t xml:space="preserve"> </w:t>
            </w:r>
            <w:r>
              <w:rPr>
                <w:rStyle w:val="c"/>
                <w:rFonts w:ascii="Consolas" w:hAnsi="Consolas"/>
                <w:i/>
                <w:iCs/>
                <w:color w:val="999988"/>
                <w:sz w:val="20"/>
                <w:szCs w:val="20"/>
              </w:rPr>
              <w:t>시점</w:t>
            </w:r>
            <w:r>
              <w:rPr>
                <w:rStyle w:val="c"/>
                <w:rFonts w:ascii="Consolas" w:hAnsi="Consolas"/>
                <w:i/>
                <w:iCs/>
                <w:color w:val="999988"/>
                <w:sz w:val="20"/>
                <w:szCs w:val="20"/>
              </w:rPr>
              <w:t xml:space="preserve"> ^0^</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gem 설치 하는 부분을 소스 복사 이전으로 옮겼습니다. 이제 소스가 수정되더라도 매번 gem을 설치하지 않아 더욱 빠르게 빌드할 수 있습니다. 요즘 언어들은 대부분 패키지 매니저를 사용하므로 비슷한 전략으로 작성하면 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명령어 최적화</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이미지를 빌드할 때 불필요한 로그는 무시하는게 좋고 패키지 설치시 문서 파일도 생성할 필요가 없습니다.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2825"/>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before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apt-get </w:t>
            </w:r>
            <w:r>
              <w:rPr>
                <w:rStyle w:val="nt"/>
                <w:rFonts w:ascii="Consolas" w:hAnsi="Consolas"/>
                <w:color w:val="000080"/>
                <w:sz w:val="20"/>
                <w:szCs w:val="20"/>
              </w:rPr>
              <w:t>-y</w:t>
            </w:r>
            <w:r>
              <w:rPr>
                <w:rFonts w:ascii="Consolas" w:hAnsi="Consolas"/>
                <w:sz w:val="20"/>
                <w:szCs w:val="20"/>
              </w:rPr>
              <w:t xml:space="preserve"> update</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after</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apt-get </w:t>
            </w:r>
            <w:r>
              <w:rPr>
                <w:rStyle w:val="nt"/>
                <w:rFonts w:ascii="Consolas" w:hAnsi="Consolas"/>
                <w:color w:val="000080"/>
                <w:sz w:val="20"/>
                <w:szCs w:val="20"/>
              </w:rPr>
              <w:t>-y</w:t>
            </w:r>
            <w:r>
              <w:rPr>
                <w:rFonts w:ascii="Consolas" w:hAnsi="Consolas"/>
                <w:sz w:val="20"/>
                <w:szCs w:val="20"/>
              </w:rPr>
              <w:t xml:space="preserve"> </w:t>
            </w:r>
            <w:r>
              <w:rPr>
                <w:rStyle w:val="nt"/>
                <w:rFonts w:ascii="Consolas" w:hAnsi="Consolas"/>
                <w:color w:val="000080"/>
                <w:sz w:val="20"/>
                <w:szCs w:val="20"/>
              </w:rPr>
              <w:t>-qq</w:t>
            </w:r>
            <w:r>
              <w:rPr>
                <w:rFonts w:ascii="Consolas" w:hAnsi="Consolas"/>
                <w:sz w:val="20"/>
                <w:szCs w:val="20"/>
              </w:rPr>
              <w:t xml:space="preserve"> update</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-qq</w:t>
      </w:r>
      <w:r>
        <w:rPr>
          <w:rFonts w:ascii="맑은 고딕" w:eastAsia="맑은 고딕" w:hAnsi="맑은 고딕" w:hint="eastAsia"/>
          <w:color w:val="333333"/>
          <w:sz w:val="26"/>
          <w:szCs w:val="26"/>
        </w:rPr>
        <w:t> 옵션으로 로그를 출력하지 않게 했습니다. 각종 리눅스 명령어는 보통 </w:t>
      </w:r>
      <w:r>
        <w:rPr>
          <w:rStyle w:val="HTML"/>
          <w:rFonts w:ascii="Consolas" w:hAnsi="Consolas"/>
          <w:color w:val="333333"/>
          <w:sz w:val="21"/>
          <w:szCs w:val="21"/>
          <w:bdr w:val="none" w:sz="0" w:space="0" w:color="auto" w:frame="1"/>
          <w:shd w:val="clear" w:color="auto" w:fill="EFEFEF"/>
        </w:rPr>
        <w:t>quite</w:t>
      </w:r>
      <w:r>
        <w:rPr>
          <w:rFonts w:ascii="맑은 고딕" w:eastAsia="맑은 고딕" w:hAnsi="맑은 고딕" w:hint="eastAsia"/>
          <w:color w:val="333333"/>
          <w:sz w:val="26"/>
          <w:szCs w:val="26"/>
        </w:rPr>
        <w:t> 옵션이 있으니 적절하게 적용하면 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403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before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bundle </w:t>
            </w:r>
            <w:r>
              <w:rPr>
                <w:rStyle w:val="nb"/>
                <w:rFonts w:ascii="Consolas" w:hAnsi="Consolas"/>
                <w:color w:val="0086B3"/>
                <w:sz w:val="20"/>
                <w:szCs w:val="20"/>
              </w:rPr>
              <w:t>install</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t># after</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bundle </w:t>
            </w:r>
            <w:r>
              <w:rPr>
                <w:rStyle w:val="nb"/>
                <w:rFonts w:ascii="Consolas" w:hAnsi="Consolas"/>
                <w:color w:val="0086B3"/>
                <w:sz w:val="20"/>
                <w:szCs w:val="20"/>
              </w:rPr>
              <w:t>install</w:t>
            </w:r>
            <w:r>
              <w:rPr>
                <w:rFonts w:ascii="Consolas" w:hAnsi="Consolas"/>
                <w:sz w:val="20"/>
                <w:szCs w:val="20"/>
              </w:rPr>
              <w:t xml:space="preserve"> </w:t>
            </w:r>
            <w:r>
              <w:rPr>
                <w:rStyle w:val="nt"/>
                <w:rFonts w:ascii="Consolas" w:hAnsi="Consolas"/>
                <w:color w:val="000080"/>
                <w:sz w:val="20"/>
                <w:szCs w:val="20"/>
              </w:rPr>
              <w:t>--no-rdoc</w:t>
            </w:r>
            <w:r>
              <w:rPr>
                <w:rFonts w:ascii="Consolas" w:hAnsi="Consolas"/>
                <w:sz w:val="20"/>
                <w:szCs w:val="20"/>
              </w:rPr>
              <w:t xml:space="preserve"> </w:t>
            </w:r>
            <w:r>
              <w:rPr>
                <w:rStyle w:val="nt"/>
                <w:rFonts w:ascii="Consolas" w:hAnsi="Consolas"/>
                <w:color w:val="000080"/>
                <w:sz w:val="20"/>
                <w:szCs w:val="20"/>
              </w:rPr>
              <w:t>--no-ri</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--no-doc</w:t>
      </w:r>
      <w:r>
        <w:rPr>
          <w:rFonts w:ascii="맑은 고딕" w:eastAsia="맑은 고딕" w:hAnsi="맑은 고딕" w:hint="eastAsia"/>
          <w:color w:val="333333"/>
          <w:sz w:val="26"/>
          <w:szCs w:val="26"/>
        </w:rPr>
        <w:t>과 </w:t>
      </w:r>
      <w:r>
        <w:rPr>
          <w:rStyle w:val="HTML"/>
          <w:rFonts w:ascii="Consolas" w:hAnsi="Consolas"/>
          <w:color w:val="333333"/>
          <w:sz w:val="21"/>
          <w:szCs w:val="21"/>
          <w:bdr w:val="none" w:sz="0" w:space="0" w:color="auto" w:frame="1"/>
          <w:shd w:val="clear" w:color="auto" w:fill="EFEFEF"/>
        </w:rPr>
        <w:t>--no-ri</w:t>
      </w:r>
      <w:r>
        <w:rPr>
          <w:rFonts w:ascii="맑은 고딕" w:eastAsia="맑은 고딕" w:hAnsi="맑은 고딕" w:hint="eastAsia"/>
          <w:color w:val="333333"/>
          <w:sz w:val="26"/>
          <w:szCs w:val="26"/>
        </w:rPr>
        <w:t> 옵션으로 필요 없는 문서를 생성하지 않아 이미지 용량도 줄이고 빌드 속도도 더 빠르게 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이쁘게</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명령어는 비슷한 것끼리 묶어 주는 게 보기도 좋고 레이어 수를 줄이는데 도움이 됩니다. 도커 이미지는 스토리지 엔진에 따라 레이어의 개수가 127개로 제한되어 있는 경우도 있어 너무 많은 명령어는 좋지 않습니다.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348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lastRenderedPageBreak/>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lastRenderedPageBreak/>
              <w:t># before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apt-get </w:t>
            </w:r>
            <w:r>
              <w:rPr>
                <w:rStyle w:val="nt"/>
                <w:rFonts w:ascii="Consolas" w:hAnsi="Consolas"/>
                <w:color w:val="000080"/>
                <w:sz w:val="20"/>
                <w:szCs w:val="20"/>
              </w:rPr>
              <w:t>-y</w:t>
            </w:r>
            <w:r>
              <w:rPr>
                <w:rFonts w:ascii="Consolas" w:hAnsi="Consolas"/>
                <w:sz w:val="20"/>
                <w:szCs w:val="20"/>
              </w:rPr>
              <w:t xml:space="preserve"> </w:t>
            </w:r>
            <w:r>
              <w:rPr>
                <w:rStyle w:val="nt"/>
                <w:rFonts w:ascii="Consolas" w:hAnsi="Consolas"/>
                <w:color w:val="000080"/>
                <w:sz w:val="20"/>
                <w:szCs w:val="20"/>
              </w:rPr>
              <w:t>-qq</w:t>
            </w:r>
            <w:r>
              <w:rPr>
                <w:rFonts w:ascii="Consolas" w:hAnsi="Consolas"/>
                <w:sz w:val="20"/>
                <w:szCs w:val="20"/>
              </w:rPr>
              <w:t xml:space="preserve"> update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apt-get </w:t>
            </w:r>
            <w:r>
              <w:rPr>
                <w:rStyle w:val="nt"/>
                <w:rFonts w:ascii="Consolas" w:hAnsi="Consolas"/>
                <w:color w:val="000080"/>
                <w:sz w:val="20"/>
                <w:szCs w:val="20"/>
              </w:rPr>
              <w:t>-y</w:t>
            </w:r>
            <w:r>
              <w:rPr>
                <w:rFonts w:ascii="Consolas" w:hAnsi="Consolas"/>
                <w:sz w:val="20"/>
                <w:szCs w:val="20"/>
              </w:rPr>
              <w:t xml:space="preserve"> </w:t>
            </w:r>
            <w:r>
              <w:rPr>
                <w:rStyle w:val="nt"/>
                <w:rFonts w:ascii="Consolas" w:hAnsi="Consolas"/>
                <w:color w:val="000080"/>
                <w:sz w:val="20"/>
                <w:szCs w:val="20"/>
              </w:rPr>
              <w:t>-qq</w:t>
            </w:r>
            <w:r>
              <w:rPr>
                <w:rFonts w:ascii="Consolas" w:hAnsi="Consolas"/>
                <w:sz w:val="20"/>
                <w:szCs w:val="20"/>
              </w:rPr>
              <w:t xml:space="preserve"> </w:t>
            </w:r>
            <w:r>
              <w:rPr>
                <w:rStyle w:val="nb"/>
                <w:rFonts w:ascii="Consolas" w:hAnsi="Consolas"/>
                <w:color w:val="0086B3"/>
                <w:sz w:val="20"/>
                <w:szCs w:val="20"/>
              </w:rPr>
              <w:t xml:space="preserve">install </w:t>
            </w:r>
            <w:r>
              <w:rPr>
                <w:rFonts w:ascii="Consolas" w:hAnsi="Consolas"/>
                <w:sz w:val="20"/>
                <w:szCs w:val="20"/>
              </w:rPr>
              <w:t>ruby</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Style w:val="c"/>
                <w:rFonts w:ascii="Consolas" w:hAnsi="Consolas"/>
                <w:i/>
                <w:iCs/>
                <w:color w:val="999988"/>
                <w:sz w:val="20"/>
                <w:szCs w:val="20"/>
              </w:rPr>
              <w:lastRenderedPageBreak/>
              <w:t># after</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RUN apt-get </w:t>
            </w:r>
            <w:r>
              <w:rPr>
                <w:rStyle w:val="nt"/>
                <w:rFonts w:ascii="Consolas" w:hAnsi="Consolas"/>
                <w:color w:val="000080"/>
                <w:sz w:val="20"/>
                <w:szCs w:val="20"/>
              </w:rPr>
              <w:t>-y</w:t>
            </w:r>
            <w:r>
              <w:rPr>
                <w:rFonts w:ascii="Consolas" w:hAnsi="Consolas"/>
                <w:sz w:val="20"/>
                <w:szCs w:val="20"/>
              </w:rPr>
              <w:t xml:space="preserve"> </w:t>
            </w:r>
            <w:r>
              <w:rPr>
                <w:rStyle w:val="nt"/>
                <w:rFonts w:ascii="Consolas" w:hAnsi="Consolas"/>
                <w:color w:val="000080"/>
                <w:sz w:val="20"/>
                <w:szCs w:val="20"/>
              </w:rPr>
              <w:t>-qq</w:t>
            </w:r>
            <w:r>
              <w:rPr>
                <w:rFonts w:ascii="Consolas" w:hAnsi="Consolas"/>
                <w:sz w:val="20"/>
                <w:szCs w:val="20"/>
              </w:rPr>
              <w:t xml:space="preserve"> update </w:t>
            </w:r>
            <w:r>
              <w:rPr>
                <w:rStyle w:val="o"/>
                <w:rFonts w:ascii="Consolas" w:hAnsi="Consolas"/>
                <w:b/>
                <w:bCs/>
                <w:sz w:val="20"/>
                <w:szCs w:val="20"/>
              </w:rPr>
              <w:t>&amp;&amp;</w:t>
            </w:r>
            <w:r>
              <w:rPr>
                <w:rFonts w:ascii="Consolas" w:hAnsi="Consolas"/>
                <w:sz w:val="20"/>
                <w:szCs w:val="20"/>
              </w:rPr>
              <w:t xml:space="preserve"> </w:t>
            </w:r>
            <w:r>
              <w:rPr>
                <w:rStyle w:val="se"/>
                <w:rFonts w:ascii="Consolas" w:hAnsi="Consolas"/>
                <w:color w:val="DD1144"/>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apt-get </w:t>
            </w:r>
            <w:r>
              <w:rPr>
                <w:rStyle w:val="nt"/>
                <w:rFonts w:ascii="Consolas" w:hAnsi="Consolas"/>
                <w:color w:val="000080"/>
                <w:sz w:val="20"/>
                <w:szCs w:val="20"/>
              </w:rPr>
              <w:t>-y</w:t>
            </w:r>
            <w:r>
              <w:rPr>
                <w:rFonts w:ascii="Consolas" w:hAnsi="Consolas"/>
                <w:sz w:val="20"/>
                <w:szCs w:val="20"/>
              </w:rPr>
              <w:t xml:space="preserve"> </w:t>
            </w:r>
            <w:r>
              <w:rPr>
                <w:rStyle w:val="nt"/>
                <w:rFonts w:ascii="Consolas" w:hAnsi="Consolas"/>
                <w:color w:val="000080"/>
                <w:sz w:val="20"/>
                <w:szCs w:val="20"/>
              </w:rPr>
              <w:t>-qq</w:t>
            </w:r>
            <w:r>
              <w:rPr>
                <w:rFonts w:ascii="Consolas" w:hAnsi="Consolas"/>
                <w:sz w:val="20"/>
                <w:szCs w:val="20"/>
              </w:rPr>
              <w:t xml:space="preserve"> </w:t>
            </w:r>
            <w:r>
              <w:rPr>
                <w:rStyle w:val="nb"/>
                <w:rFonts w:ascii="Consolas" w:hAnsi="Consolas"/>
                <w:color w:val="0086B3"/>
                <w:sz w:val="20"/>
                <w:szCs w:val="20"/>
              </w:rPr>
              <w:t xml:space="preserve">install </w:t>
            </w:r>
            <w:r>
              <w:rPr>
                <w:rFonts w:ascii="Consolas" w:hAnsi="Consolas"/>
                <w:sz w:val="20"/>
                <w:szCs w:val="20"/>
              </w:rPr>
              <w:t>ruby</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최종</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최종 결과는 다음과 같습니다.</w:t>
      </w:r>
    </w:p>
    <w:tbl>
      <w:tblPr>
        <w:tblW w:w="0" w:type="auto"/>
        <w:shd w:val="clear" w:color="auto" w:fill="FFFFFF"/>
        <w:tblCellMar>
          <w:left w:w="0" w:type="dxa"/>
          <w:right w:w="0" w:type="dxa"/>
        </w:tblCellMar>
        <w:tblLook w:val="04A0" w:firstRow="1" w:lastRow="0" w:firstColumn="1" w:lastColumn="0" w:noHBand="0" w:noVBand="1"/>
      </w:tblPr>
      <w:tblGrid>
        <w:gridCol w:w="121"/>
        <w:gridCol w:w="3761"/>
      </w:tblGrid>
      <w:tr w:rsidR="0001305E" w:rsidTr="0001305E">
        <w:tc>
          <w:tcPr>
            <w:tcW w:w="105" w:type="dxa"/>
            <w:shd w:val="clear" w:color="auto" w:fill="FFFFFF"/>
            <w:noWrap/>
            <w:tcMar>
              <w:top w:w="60" w:type="dxa"/>
              <w:left w:w="0" w:type="dxa"/>
              <w:bottom w:w="0" w:type="dxa"/>
              <w:right w:w="0" w:type="dxa"/>
            </w:tcMar>
            <w:hideMark/>
          </w:tcPr>
          <w:p w:rsidR="0001305E" w:rsidRDefault="0001305E">
            <w:pPr>
              <w:rPr>
                <w:rFonts w:ascii="맑은 고딕" w:eastAsia="맑은 고딕" w:hAnsi="맑은 고딕"/>
                <w:color w:val="333333"/>
                <w:sz w:val="26"/>
                <w:szCs w:val="26"/>
              </w:rPr>
            </w:pPr>
          </w:p>
        </w:tc>
        <w:tc>
          <w:tcPr>
            <w:tcW w:w="0" w:type="auto"/>
            <w:tcBorders>
              <w:top w:val="nil"/>
              <w:left w:val="nil"/>
              <w:bottom w:val="nil"/>
              <w:right w:val="nil"/>
            </w:tcBorders>
            <w:shd w:val="clear" w:color="auto" w:fill="FFFFFF"/>
            <w:tcMar>
              <w:top w:w="60" w:type="dxa"/>
              <w:left w:w="0" w:type="dxa"/>
              <w:bottom w:w="0" w:type="dxa"/>
              <w:right w:w="0" w:type="dxa"/>
            </w:tcMar>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FROM</w:t>
            </w:r>
            <w:r>
              <w:rPr>
                <w:rFonts w:ascii="Consolas" w:hAnsi="Consolas"/>
                <w:color w:val="24292E"/>
                <w:sz w:val="18"/>
                <w:szCs w:val="18"/>
              </w:rPr>
              <w:t xml:space="preserve"> ruby:2.3</w:t>
            </w:r>
          </w:p>
        </w:tc>
      </w:tr>
      <w:tr w:rsidR="0001305E" w:rsidTr="0001305E">
        <w:tc>
          <w:tcPr>
            <w:tcW w:w="105"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MAINTAINER</w:t>
            </w:r>
            <w:r>
              <w:rPr>
                <w:rFonts w:ascii="Consolas" w:hAnsi="Consolas"/>
                <w:color w:val="24292E"/>
                <w:sz w:val="18"/>
                <w:szCs w:val="18"/>
              </w:rPr>
              <w:t xml:space="preserve"> subicura@subicura.com</w:t>
            </w:r>
          </w:p>
        </w:tc>
      </w:tr>
      <w:tr w:rsidR="0001305E" w:rsidTr="0001305E">
        <w:tc>
          <w:tcPr>
            <w:tcW w:w="105"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COPY</w:t>
            </w:r>
            <w:r>
              <w:rPr>
                <w:rFonts w:ascii="Consolas" w:hAnsi="Consolas"/>
                <w:color w:val="24292E"/>
                <w:sz w:val="18"/>
                <w:szCs w:val="18"/>
              </w:rPr>
              <w:t xml:space="preserve"> Gemfile* /usr/src/app/</w:t>
            </w:r>
          </w:p>
        </w:tc>
      </w:tr>
      <w:tr w:rsidR="0001305E" w:rsidTr="0001305E">
        <w:tc>
          <w:tcPr>
            <w:tcW w:w="105"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WORKDIR</w:t>
            </w:r>
            <w:r>
              <w:rPr>
                <w:rFonts w:ascii="Consolas" w:hAnsi="Consolas"/>
                <w:color w:val="24292E"/>
                <w:sz w:val="18"/>
                <w:szCs w:val="18"/>
              </w:rPr>
              <w:t xml:space="preserve"> /usr/src/app</w:t>
            </w:r>
          </w:p>
        </w:tc>
      </w:tr>
      <w:tr w:rsidR="0001305E" w:rsidTr="0001305E">
        <w:tc>
          <w:tcPr>
            <w:tcW w:w="105"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RUN</w:t>
            </w:r>
            <w:r>
              <w:rPr>
                <w:rFonts w:ascii="Consolas" w:hAnsi="Consolas"/>
                <w:color w:val="24292E"/>
                <w:sz w:val="18"/>
                <w:szCs w:val="18"/>
              </w:rPr>
              <w:t xml:space="preserve"> bundle install --no-rdoc --no-ri</w:t>
            </w:r>
          </w:p>
        </w:tc>
      </w:tr>
      <w:tr w:rsidR="0001305E" w:rsidTr="0001305E">
        <w:tc>
          <w:tcPr>
            <w:tcW w:w="105"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proofErr w:type="gramStart"/>
            <w:r>
              <w:rPr>
                <w:rStyle w:val="pl-k"/>
                <w:rFonts w:ascii="Consolas" w:hAnsi="Consolas"/>
                <w:color w:val="D73A49"/>
                <w:sz w:val="18"/>
                <w:szCs w:val="18"/>
              </w:rPr>
              <w:t>COPY</w:t>
            </w:r>
            <w:r>
              <w:rPr>
                <w:rFonts w:ascii="Consolas" w:hAnsi="Consolas"/>
                <w:color w:val="24292E"/>
                <w:sz w:val="18"/>
                <w:szCs w:val="18"/>
              </w:rPr>
              <w:t xml:space="preserve"> .</w:t>
            </w:r>
            <w:proofErr w:type="gramEnd"/>
            <w:r>
              <w:rPr>
                <w:rFonts w:ascii="Consolas" w:hAnsi="Consolas"/>
                <w:color w:val="24292E"/>
                <w:sz w:val="18"/>
                <w:szCs w:val="18"/>
              </w:rPr>
              <w:t xml:space="preserve"> /usr/src/app</w:t>
            </w:r>
          </w:p>
        </w:tc>
      </w:tr>
      <w:tr w:rsidR="0001305E" w:rsidTr="0001305E">
        <w:tc>
          <w:tcPr>
            <w:tcW w:w="105" w:type="dxa"/>
            <w:shd w:val="clear" w:color="auto" w:fill="FFFFFF"/>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FFFFFF"/>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EXPOSE</w:t>
            </w:r>
            <w:r>
              <w:rPr>
                <w:rFonts w:ascii="Consolas" w:hAnsi="Consolas"/>
                <w:color w:val="24292E"/>
                <w:sz w:val="18"/>
                <w:szCs w:val="18"/>
              </w:rPr>
              <w:t xml:space="preserve"> 4567</w:t>
            </w:r>
          </w:p>
        </w:tc>
      </w:tr>
      <w:tr w:rsidR="0001305E" w:rsidTr="0001305E">
        <w:tc>
          <w:tcPr>
            <w:tcW w:w="105" w:type="dxa"/>
            <w:shd w:val="clear" w:color="auto" w:fill="auto"/>
            <w:noWrap/>
            <w:hideMark/>
          </w:tcPr>
          <w:p w:rsidR="0001305E" w:rsidRDefault="0001305E">
            <w:pPr>
              <w:spacing w:line="300" w:lineRule="atLeast"/>
              <w:rPr>
                <w:rFonts w:ascii="Consolas" w:hAnsi="Consolas"/>
                <w:color w:val="24292E"/>
                <w:sz w:val="18"/>
                <w:szCs w:val="18"/>
              </w:rPr>
            </w:pPr>
          </w:p>
        </w:tc>
        <w:tc>
          <w:tcPr>
            <w:tcW w:w="0" w:type="auto"/>
            <w:tcBorders>
              <w:top w:val="nil"/>
              <w:left w:val="nil"/>
              <w:bottom w:val="nil"/>
              <w:right w:val="nil"/>
            </w:tcBorders>
            <w:shd w:val="clear" w:color="auto" w:fill="auto"/>
            <w:hideMark/>
          </w:tcPr>
          <w:p w:rsidR="0001305E" w:rsidRDefault="0001305E">
            <w:pPr>
              <w:spacing w:line="300" w:lineRule="atLeast"/>
              <w:jc w:val="left"/>
              <w:rPr>
                <w:rFonts w:ascii="Consolas" w:eastAsia="굴림" w:hAnsi="Consolas" w:cs="굴림"/>
                <w:color w:val="24292E"/>
                <w:sz w:val="18"/>
                <w:szCs w:val="18"/>
              </w:rPr>
            </w:pPr>
            <w:r>
              <w:rPr>
                <w:rStyle w:val="pl-k"/>
                <w:rFonts w:ascii="Consolas" w:hAnsi="Consolas"/>
                <w:color w:val="D73A49"/>
                <w:sz w:val="18"/>
                <w:szCs w:val="18"/>
              </w:rPr>
              <w:t>CMD</w:t>
            </w:r>
            <w:r>
              <w:rPr>
                <w:rFonts w:ascii="Consolas" w:hAnsi="Consolas"/>
                <w:color w:val="24292E"/>
                <w:sz w:val="18"/>
                <w:szCs w:val="18"/>
              </w:rPr>
              <w:t xml:space="preserve"> bundle exec ruby app.rb -o 0.0.0.0</w:t>
            </w:r>
          </w:p>
        </w:tc>
      </w:tr>
    </w:tbl>
    <w:p w:rsidR="0001305E" w:rsidRDefault="00A30729" w:rsidP="0001305E">
      <w:pPr>
        <w:shd w:val="clear" w:color="auto" w:fill="F7F7F7"/>
        <w:spacing w:line="240" w:lineRule="auto"/>
        <w:rPr>
          <w:rFonts w:ascii="Segoe UI" w:eastAsia="맑은 고딕" w:hAnsi="Segoe UI" w:cs="Segoe UI"/>
          <w:color w:val="586069"/>
          <w:sz w:val="18"/>
          <w:szCs w:val="18"/>
        </w:rPr>
      </w:pPr>
      <w:hyperlink r:id="rId78" w:history="1">
        <w:proofErr w:type="gramStart"/>
        <w:r w:rsidR="0001305E">
          <w:rPr>
            <w:rStyle w:val="a8"/>
            <w:rFonts w:ascii="Segoe UI" w:eastAsia="맑은 고딕" w:hAnsi="Segoe UI" w:cs="Segoe UI"/>
            <w:b/>
            <w:bCs/>
            <w:color w:val="666666"/>
            <w:sz w:val="18"/>
            <w:szCs w:val="18"/>
            <w:bdr w:val="none" w:sz="0" w:space="0" w:color="auto" w:frame="1"/>
          </w:rPr>
          <w:t>view</w:t>
        </w:r>
        <w:proofErr w:type="gramEnd"/>
        <w:r w:rsidR="0001305E">
          <w:rPr>
            <w:rStyle w:val="a8"/>
            <w:rFonts w:ascii="Segoe UI" w:eastAsia="맑은 고딕" w:hAnsi="Segoe UI" w:cs="Segoe UI"/>
            <w:b/>
            <w:bCs/>
            <w:color w:val="666666"/>
            <w:sz w:val="18"/>
            <w:szCs w:val="18"/>
            <w:bdr w:val="none" w:sz="0" w:space="0" w:color="auto" w:frame="1"/>
          </w:rPr>
          <w:t xml:space="preserve"> raw</w:t>
        </w:r>
      </w:hyperlink>
      <w:hyperlink r:id="rId79" w:anchor="file-dockerfile" w:history="1">
        <w:r w:rsidR="0001305E">
          <w:rPr>
            <w:rStyle w:val="a8"/>
            <w:rFonts w:ascii="Segoe UI" w:eastAsia="맑은 고딕" w:hAnsi="Segoe UI" w:cs="Segoe UI"/>
            <w:b/>
            <w:bCs/>
            <w:color w:val="666666"/>
            <w:sz w:val="18"/>
            <w:szCs w:val="18"/>
            <w:bdr w:val="none" w:sz="0" w:space="0" w:color="auto" w:frame="1"/>
          </w:rPr>
          <w:t>Dockerfile</w:t>
        </w:r>
      </w:hyperlink>
      <w:r w:rsidR="0001305E">
        <w:rPr>
          <w:rFonts w:ascii="Segoe UI" w:eastAsia="맑은 고딕" w:hAnsi="Segoe UI" w:cs="Segoe UI"/>
          <w:color w:val="586069"/>
          <w:sz w:val="18"/>
          <w:szCs w:val="18"/>
        </w:rPr>
        <w:t xml:space="preserve"> hosted with </w:t>
      </w:r>
      <w:r w:rsidR="0001305E">
        <w:rPr>
          <w:rFonts w:ascii="Segoe UI Symbol" w:eastAsia="맑은 고딕" w:hAnsi="Segoe UI Symbol" w:cs="Segoe UI Symbol"/>
          <w:color w:val="586069"/>
          <w:sz w:val="18"/>
          <w:szCs w:val="18"/>
        </w:rPr>
        <w:t>❤</w:t>
      </w:r>
      <w:r w:rsidR="0001305E">
        <w:rPr>
          <w:rFonts w:ascii="Segoe UI" w:eastAsia="맑은 고딕" w:hAnsi="Segoe UI" w:cs="Segoe UI"/>
          <w:color w:val="586069"/>
          <w:sz w:val="18"/>
          <w:szCs w:val="18"/>
        </w:rPr>
        <w:t xml:space="preserve"> by </w:t>
      </w:r>
      <w:hyperlink r:id="rId80" w:history="1">
        <w:r w:rsidR="0001305E">
          <w:rPr>
            <w:rStyle w:val="a8"/>
            <w:rFonts w:ascii="Segoe UI" w:eastAsia="맑은 고딕" w:hAnsi="Segoe UI" w:cs="Segoe UI"/>
            <w:b/>
            <w:bCs/>
            <w:color w:val="666666"/>
            <w:sz w:val="18"/>
            <w:szCs w:val="18"/>
            <w:bdr w:val="none" w:sz="0" w:space="0" w:color="auto" w:frame="1"/>
          </w:rPr>
          <w:t>GitHub</w:t>
        </w:r>
      </w:hyperlink>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드디어 아까보다 훨씬 나은 이미지가 완성됐습니다. </w:t>
      </w:r>
      <w:del w:id="4" w:author="Unknown">
        <w:r>
          <w:rPr>
            <w:rFonts w:ascii="맑은 고딕" w:eastAsia="맑은 고딕" w:hAnsi="맑은 고딕" w:hint="eastAsia"/>
            <w:color w:val="333333"/>
            <w:sz w:val="26"/>
            <w:szCs w:val="26"/>
          </w:rPr>
          <w:delText>만세</w:delText>
        </w:r>
      </w:del>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 외에도 다양한 이미지 생성팁이 있지만 일단 이 정도면 꽤 이쁘게 만들어진 것 같습니다.</w:t>
      </w:r>
    </w:p>
    <w:p w:rsidR="0001305E" w:rsidRDefault="0001305E" w:rsidP="0001305E">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t>이미지 저장소</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711724" cy="2583342"/>
            <wp:effectExtent l="0" t="0" r="3810" b="7620"/>
            <wp:docPr id="32" name="그림 32" descr="Docker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ocker Registry"/>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9835" cy="2596056"/>
                    </a:xfrm>
                    <a:prstGeom prst="rect">
                      <a:avLst/>
                    </a:prstGeom>
                    <a:noFill/>
                    <a:ln>
                      <a:noFill/>
                    </a:ln>
                  </pic:spPr>
                </pic:pic>
              </a:graphicData>
            </a:graphic>
          </wp:inline>
        </w:drawing>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도커는 빌드한 이미지를 서버에 배포하기 위해 직접 파일을 복사하는 방법 대신 </w:t>
      </w:r>
      <w:hyperlink r:id="rId82" w:history="1">
        <w:r>
          <w:rPr>
            <w:rStyle w:val="a8"/>
            <w:rFonts w:ascii="맑은 고딕" w:eastAsia="맑은 고딕" w:hAnsi="맑은 고딕" w:hint="eastAsia"/>
            <w:color w:val="DB4D5E"/>
            <w:sz w:val="26"/>
            <w:szCs w:val="26"/>
          </w:rPr>
          <w:t>도커 레지스트리</w:t>
        </w:r>
      </w:hyperlink>
      <w:r>
        <w:rPr>
          <w:rFonts w:ascii="맑은 고딕" w:eastAsia="맑은 고딕" w:hAnsi="맑은 고딕" w:hint="eastAsia"/>
          <w:color w:val="333333"/>
          <w:sz w:val="26"/>
          <w:szCs w:val="26"/>
          <w:vertAlign w:val="subscript"/>
        </w:rPr>
        <w:t>Docker Registry</w:t>
      </w:r>
      <w:r>
        <w:rPr>
          <w:rFonts w:ascii="맑은 고딕" w:eastAsia="맑은 고딕" w:hAnsi="맑은 고딕" w:hint="eastAsia"/>
          <w:color w:val="333333"/>
          <w:sz w:val="26"/>
          <w:szCs w:val="26"/>
        </w:rPr>
        <w:t>라는 이미지 저장소를 사용합니다. 도커 명령어를 이용하여 이미지를 레지스트리에 푸시</w:t>
      </w:r>
      <w:r>
        <w:rPr>
          <w:rFonts w:ascii="맑은 고딕" w:eastAsia="맑은 고딕" w:hAnsi="맑은 고딕" w:hint="eastAsia"/>
          <w:color w:val="333333"/>
          <w:sz w:val="26"/>
          <w:szCs w:val="26"/>
          <w:vertAlign w:val="subscript"/>
        </w:rPr>
        <w:t>push</w:t>
      </w:r>
      <w:r>
        <w:rPr>
          <w:rFonts w:ascii="맑은 고딕" w:eastAsia="맑은 고딕" w:hAnsi="맑은 고딕" w:hint="eastAsia"/>
          <w:color w:val="333333"/>
          <w:sz w:val="26"/>
          <w:szCs w:val="26"/>
        </w:rPr>
        <w:t>하고 다른 서버에서 풀</w:t>
      </w:r>
      <w:r>
        <w:rPr>
          <w:rFonts w:ascii="맑은 고딕" w:eastAsia="맑은 고딕" w:hAnsi="맑은 고딕" w:hint="eastAsia"/>
          <w:color w:val="333333"/>
          <w:sz w:val="26"/>
          <w:szCs w:val="26"/>
          <w:vertAlign w:val="subscript"/>
        </w:rPr>
        <w:t>pull</w:t>
      </w:r>
      <w:r>
        <w:rPr>
          <w:rFonts w:ascii="맑은 고딕" w:eastAsia="맑은 고딕" w:hAnsi="맑은 고딕" w:hint="eastAsia"/>
          <w:color w:val="333333"/>
          <w:sz w:val="26"/>
          <w:szCs w:val="26"/>
        </w:rPr>
        <w:t>받아 사용하는 구조입니다. </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레지스트리는 </w:t>
      </w:r>
      <w:hyperlink r:id="rId83" w:history="1">
        <w:r>
          <w:rPr>
            <w:rStyle w:val="a8"/>
            <w:rFonts w:ascii="맑은 고딕" w:eastAsia="맑은 고딕" w:hAnsi="맑은 고딕" w:hint="eastAsia"/>
            <w:color w:val="DB4D5E"/>
            <w:sz w:val="26"/>
            <w:szCs w:val="26"/>
          </w:rPr>
          <w:t>오픈소스</w:t>
        </w:r>
      </w:hyperlink>
      <w:r>
        <w:rPr>
          <w:rFonts w:ascii="맑은 고딕" w:eastAsia="맑은 고딕" w:hAnsi="맑은 고딕" w:hint="eastAsia"/>
          <w:color w:val="333333"/>
          <w:sz w:val="26"/>
          <w:szCs w:val="26"/>
        </w:rPr>
        <w:t>로 무료로 설치할 수 있고 설치형이 싫다면 도커(Docker Inc.)에서 서비스 중인 </w:t>
      </w:r>
      <w:hyperlink r:id="rId84" w:history="1">
        <w:r>
          <w:rPr>
            <w:rStyle w:val="a8"/>
            <w:rFonts w:ascii="맑은 고딕" w:eastAsia="맑은 고딕" w:hAnsi="맑은 고딕" w:hint="eastAsia"/>
            <w:color w:val="DB4D5E"/>
            <w:sz w:val="26"/>
            <w:szCs w:val="26"/>
          </w:rPr>
          <w:t>도커 허브</w:t>
        </w:r>
      </w:hyperlink>
      <w:r>
        <w:rPr>
          <w:rFonts w:ascii="맑은 고딕" w:eastAsia="맑은 고딕" w:hAnsi="맑은 고딕" w:hint="eastAsia"/>
          <w:color w:val="333333"/>
          <w:sz w:val="26"/>
          <w:szCs w:val="26"/>
          <w:vertAlign w:val="subscript"/>
        </w:rPr>
        <w:t>Docker Hub</w:t>
      </w:r>
      <w:r>
        <w:rPr>
          <w:rFonts w:ascii="맑은 고딕" w:eastAsia="맑은 고딕" w:hAnsi="맑은 고딕" w:hint="eastAsia"/>
          <w:color w:val="333333"/>
          <w:sz w:val="26"/>
          <w:szCs w:val="26"/>
        </w:rPr>
        <w:t>를 사용할 수 있습니다.</w:t>
      </w:r>
    </w:p>
    <w:p w:rsidR="000B438A" w:rsidRDefault="000B438A"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Docker Hub</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허브는 도커에서 제공하는 기본 이미지 저장소로 ubuntu, centos, debian등의 베이스 이미지와 ruby, golang, java, python 등의 공식 이미지가 저장되어 있습니다. 일반 사용자들이 만든 이미지도 50만 개가 넘게 저장되어 있고 다운로드 횟수는 80억 회를 넘습니다.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회원가입만 하면 대용량의 이미지를 무료로 저장할 수 있고 다운로드 트래픽 또한 무료입니다. 단, 기본적으로 모든 이미지는 공개되어 누구나 접근 가능하므로 비공개로 사용하려면 유료 서비스를 이용해야 합니다. (한 개는 무료)</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회원가입을 하고 앞에서 만든 Ruby 웹 애플리케이션 이미지를 저장해보겠습니다.</w:t>
      </w:r>
    </w:p>
    <w:p w:rsidR="000E0BE6" w:rsidRDefault="000E0BE6"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회원가입</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lastRenderedPageBreak/>
        <w:drawing>
          <wp:inline distT="0" distB="0" distL="0" distR="0">
            <wp:extent cx="5665470" cy="3688227"/>
            <wp:effectExtent l="0" t="0" r="0" b="0"/>
            <wp:docPr id="31" name="그림 31" descr="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cker Hub"/>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76016" cy="3695092"/>
                    </a:xfrm>
                    <a:prstGeom prst="rect">
                      <a:avLst/>
                    </a:prstGeom>
                    <a:noFill/>
                    <a:ln>
                      <a:noFill/>
                    </a:ln>
                  </pic:spPr>
                </pic:pic>
              </a:graphicData>
            </a:graphic>
          </wp:inline>
        </w:drawing>
      </w:r>
    </w:p>
    <w:p w:rsidR="0001305E" w:rsidRDefault="00A30729" w:rsidP="0001305E">
      <w:pPr>
        <w:pStyle w:val="a9"/>
        <w:spacing w:before="0" w:beforeAutospacing="0" w:after="0" w:afterAutospacing="0" w:line="405" w:lineRule="atLeast"/>
        <w:rPr>
          <w:rFonts w:ascii="맑은 고딕" w:eastAsia="맑은 고딕" w:hAnsi="맑은 고딕"/>
          <w:color w:val="333333"/>
          <w:sz w:val="26"/>
          <w:szCs w:val="26"/>
        </w:rPr>
      </w:pPr>
      <w:hyperlink r:id="rId86" w:history="1">
        <w:r w:rsidR="0001305E">
          <w:rPr>
            <w:rStyle w:val="a8"/>
            <w:rFonts w:ascii="맑은 고딕" w:eastAsia="맑은 고딕" w:hAnsi="맑은 고딕" w:hint="eastAsia"/>
            <w:color w:val="DB4D5E"/>
            <w:sz w:val="26"/>
            <w:szCs w:val="26"/>
          </w:rPr>
          <w:t>도커 허브</w:t>
        </w:r>
      </w:hyperlink>
      <w:r w:rsidR="0001305E">
        <w:rPr>
          <w:rFonts w:ascii="맑은 고딕" w:eastAsia="맑은 고딕" w:hAnsi="맑은 고딕" w:hint="eastAsia"/>
          <w:color w:val="333333"/>
          <w:sz w:val="26"/>
          <w:szCs w:val="26"/>
        </w:rPr>
        <w:t xml:space="preserve">사이트에 접속하면 쉽게 회원가입을 할 수 있습니다. </w:t>
      </w:r>
    </w:p>
    <w:p w:rsidR="000E0BE6" w:rsidRDefault="000E0BE6"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로그인</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도커에서 도커 허브 계정을 사용하려면 로그인을 해야합니다.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1395"/>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docker login</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8841"/>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Style w:val="s1"/>
                <w:rFonts w:ascii="Consolas" w:hAnsi="Consolas"/>
                <w:color w:val="DD1144"/>
                <w:sz w:val="20"/>
                <w:szCs w:val="20"/>
              </w:rPr>
            </w:pPr>
            <w:r>
              <w:rPr>
                <w:rFonts w:ascii="Consolas" w:hAnsi="Consolas"/>
                <w:sz w:val="20"/>
                <w:szCs w:val="20"/>
              </w:rPr>
              <w:t>Login with your Docker ID to push and pull images from Docker Hub. If you don</w:t>
            </w:r>
            <w:r>
              <w:rPr>
                <w:rStyle w:val="s1"/>
                <w:rFonts w:ascii="Consolas" w:hAnsi="Consolas"/>
                <w:color w:val="DD1144"/>
                <w:sz w:val="20"/>
                <w:szCs w:val="20"/>
              </w:rPr>
              <w:t>'t have a Docker ID, head over to https://hub.docker.com to create one.</w:t>
            </w:r>
          </w:p>
          <w:p w:rsidR="0001305E" w:rsidRDefault="0001305E">
            <w:pPr>
              <w:pStyle w:val="HTML0"/>
              <w:shd w:val="clear" w:color="auto" w:fill="FEFEFE"/>
              <w:spacing w:line="312" w:lineRule="atLeast"/>
              <w:rPr>
                <w:rStyle w:val="s1"/>
                <w:rFonts w:ascii="Consolas" w:hAnsi="Consolas"/>
                <w:color w:val="DD1144"/>
                <w:sz w:val="20"/>
                <w:szCs w:val="20"/>
              </w:rPr>
            </w:pPr>
            <w:r>
              <w:rPr>
                <w:rStyle w:val="s1"/>
                <w:rFonts w:ascii="Consolas" w:hAnsi="Consolas"/>
                <w:color w:val="DD1144"/>
                <w:sz w:val="20"/>
                <w:szCs w:val="20"/>
              </w:rPr>
              <w:t>Username: subicura</w:t>
            </w:r>
          </w:p>
          <w:p w:rsidR="0001305E" w:rsidRDefault="0001305E">
            <w:pPr>
              <w:pStyle w:val="HTML0"/>
              <w:shd w:val="clear" w:color="auto" w:fill="FEFEFE"/>
              <w:spacing w:line="312" w:lineRule="atLeast"/>
              <w:rPr>
                <w:rStyle w:val="s1"/>
                <w:rFonts w:ascii="Consolas" w:hAnsi="Consolas"/>
                <w:color w:val="DD1144"/>
                <w:sz w:val="20"/>
                <w:szCs w:val="20"/>
              </w:rPr>
            </w:pPr>
            <w:r>
              <w:rPr>
                <w:rStyle w:val="s1"/>
                <w:rFonts w:ascii="Consolas" w:hAnsi="Consolas"/>
                <w:color w:val="DD1144"/>
                <w:sz w:val="20"/>
                <w:szCs w:val="20"/>
              </w:rPr>
              <w:t>Password:</w:t>
            </w:r>
          </w:p>
          <w:p w:rsidR="0001305E" w:rsidRDefault="0001305E">
            <w:pPr>
              <w:pStyle w:val="HTML0"/>
              <w:shd w:val="clear" w:color="auto" w:fill="FEFEFE"/>
              <w:spacing w:line="312" w:lineRule="atLeast"/>
              <w:rPr>
                <w:rFonts w:ascii="Consolas" w:hAnsi="Consolas"/>
                <w:sz w:val="20"/>
                <w:szCs w:val="20"/>
              </w:rPr>
            </w:pPr>
            <w:r>
              <w:rPr>
                <w:rStyle w:val="s1"/>
                <w:rFonts w:ascii="Consolas" w:hAnsi="Consolas"/>
                <w:color w:val="DD1144"/>
                <w:sz w:val="20"/>
                <w:szCs w:val="20"/>
              </w:rPr>
              <w:t>Login Succeeded</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ID와 패스워드를 입력하면 로그인이 되고 </w:t>
      </w:r>
      <w:r>
        <w:rPr>
          <w:rStyle w:val="HTML"/>
          <w:rFonts w:ascii="Consolas" w:hAnsi="Consolas"/>
          <w:color w:val="333333"/>
          <w:sz w:val="21"/>
          <w:szCs w:val="21"/>
          <w:bdr w:val="none" w:sz="0" w:space="0" w:color="auto" w:frame="1"/>
          <w:shd w:val="clear" w:color="auto" w:fill="EFEFEF"/>
        </w:rPr>
        <w:t>~/</w:t>
      </w:r>
      <w:proofErr w:type="gramStart"/>
      <w:r>
        <w:rPr>
          <w:rStyle w:val="HTML"/>
          <w:rFonts w:ascii="Consolas" w:hAnsi="Consolas"/>
          <w:color w:val="333333"/>
          <w:sz w:val="21"/>
          <w:szCs w:val="21"/>
          <w:bdr w:val="none" w:sz="0" w:space="0" w:color="auto" w:frame="1"/>
          <w:shd w:val="clear" w:color="auto" w:fill="EFEFEF"/>
        </w:rPr>
        <w:t>.docker</w:t>
      </w:r>
      <w:proofErr w:type="gramEnd"/>
      <w:r>
        <w:rPr>
          <w:rStyle w:val="HTML"/>
          <w:rFonts w:ascii="Consolas" w:hAnsi="Consolas"/>
          <w:color w:val="333333"/>
          <w:sz w:val="21"/>
          <w:szCs w:val="21"/>
          <w:bdr w:val="none" w:sz="0" w:space="0" w:color="auto" w:frame="1"/>
          <w:shd w:val="clear" w:color="auto" w:fill="EFEFEF"/>
        </w:rPr>
        <w:t>/config.json</w:t>
      </w:r>
      <w:r>
        <w:rPr>
          <w:rFonts w:ascii="맑은 고딕" w:eastAsia="맑은 고딕" w:hAnsi="맑은 고딕" w:hint="eastAsia"/>
          <w:color w:val="333333"/>
          <w:sz w:val="26"/>
          <w:szCs w:val="26"/>
        </w:rPr>
        <w:t>에 인증정보가 저장되어 로그아웃하기 전까지 로그인 정보가 유지됩니다.</w:t>
      </w:r>
    </w:p>
    <w:p w:rsidR="001914FB" w:rsidRDefault="001914FB"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이미지 태그</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이미지 이름은 다음과 같은 형태로 구성됩니다.</w:t>
      </w:r>
    </w:p>
    <w:p w:rsidR="0001305E" w:rsidRDefault="0001305E" w:rsidP="0001305E">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r>
        <w:rPr>
          <w:rStyle w:val="HTML"/>
          <w:rFonts w:ascii="Consolas" w:hAnsi="Consolas"/>
          <w:sz w:val="21"/>
          <w:szCs w:val="21"/>
          <w:bdr w:val="none" w:sz="0" w:space="0" w:color="auto" w:frame="1"/>
          <w:shd w:val="clear" w:color="auto" w:fill="FEFEFE"/>
        </w:rPr>
        <w:lastRenderedPageBreak/>
        <w:t>[Registry URL]/[</w:t>
      </w:r>
      <w:r>
        <w:rPr>
          <w:rStyle w:val="HTML"/>
          <w:rFonts w:ascii="Consolas" w:hAnsi="Consolas"/>
          <w:sz w:val="21"/>
          <w:szCs w:val="21"/>
          <w:bdr w:val="none" w:sz="0" w:space="0" w:color="auto" w:frame="1"/>
          <w:shd w:val="clear" w:color="auto" w:fill="FEFEFE"/>
        </w:rPr>
        <w:t>사용자</w:t>
      </w:r>
      <w:r>
        <w:rPr>
          <w:rStyle w:val="HTML"/>
          <w:rFonts w:ascii="Consolas" w:hAnsi="Consolas"/>
          <w:sz w:val="21"/>
          <w:szCs w:val="21"/>
          <w:bdr w:val="none" w:sz="0" w:space="0" w:color="auto" w:frame="1"/>
          <w:shd w:val="clear" w:color="auto" w:fill="FEFEFE"/>
        </w:rPr>
        <w:t xml:space="preserve"> ID]/[</w:t>
      </w:r>
      <w:r>
        <w:rPr>
          <w:rStyle w:val="HTML"/>
          <w:rFonts w:ascii="Consolas" w:hAnsi="Consolas"/>
          <w:sz w:val="21"/>
          <w:szCs w:val="21"/>
          <w:bdr w:val="none" w:sz="0" w:space="0" w:color="auto" w:frame="1"/>
          <w:shd w:val="clear" w:color="auto" w:fill="FEFEFE"/>
        </w:rPr>
        <w:t>이미지명</w:t>
      </w:r>
      <w:r>
        <w:rPr>
          <w:rStyle w:val="HTML"/>
          <w:rFonts w:ascii="Consolas" w:hAnsi="Consolas"/>
          <w:sz w:val="21"/>
          <w:szCs w:val="21"/>
          <w:bdr w:val="none" w:sz="0" w:space="0" w:color="auto" w:frame="1"/>
          <w:shd w:val="clear" w:color="auto" w:fill="FEFEFE"/>
        </w:rPr>
        <w:t>]</w:t>
      </w:r>
      <w:proofErr w:type="gramStart"/>
      <w:r>
        <w:rPr>
          <w:rStyle w:val="HTML"/>
          <w:rFonts w:ascii="Consolas" w:hAnsi="Consolas"/>
          <w:sz w:val="21"/>
          <w:szCs w:val="21"/>
          <w:bdr w:val="none" w:sz="0" w:space="0" w:color="auto" w:frame="1"/>
          <w:shd w:val="clear" w:color="auto" w:fill="FEFEFE"/>
        </w:rPr>
        <w:t>:[</w:t>
      </w:r>
      <w:proofErr w:type="gramEnd"/>
      <w:r>
        <w:rPr>
          <w:rStyle w:val="HTML"/>
          <w:rFonts w:ascii="Consolas" w:hAnsi="Consolas"/>
          <w:sz w:val="21"/>
          <w:szCs w:val="21"/>
          <w:bdr w:val="none" w:sz="0" w:space="0" w:color="auto" w:frame="1"/>
          <w:shd w:val="clear" w:color="auto" w:fill="FEFEFE"/>
        </w:rPr>
        <w:t>tag]</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Registry URL은 기본적으로 도커 허브를 바라보고 있고 사용자 ID를 지정하지 않으면 기본값(library)을 사용합니다. 따라서 </w:t>
      </w:r>
      <w:r>
        <w:rPr>
          <w:rStyle w:val="HTML"/>
          <w:rFonts w:ascii="Consolas" w:hAnsi="Consolas"/>
          <w:color w:val="333333"/>
          <w:sz w:val="21"/>
          <w:szCs w:val="21"/>
          <w:bdr w:val="none" w:sz="0" w:space="0" w:color="auto" w:frame="1"/>
          <w:shd w:val="clear" w:color="auto" w:fill="EFEFEF"/>
        </w:rPr>
        <w:t>ubuntu</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library/ubuntu</w:t>
      </w:r>
      <w:r>
        <w:rPr>
          <w:rFonts w:ascii="맑은 고딕" w:eastAsia="맑은 고딕" w:hAnsi="맑은 고딕" w:hint="eastAsia"/>
          <w:color w:val="333333"/>
          <w:sz w:val="26"/>
          <w:szCs w:val="26"/>
        </w:rPr>
        <w:t> = </w:t>
      </w:r>
      <w:r>
        <w:rPr>
          <w:rStyle w:val="HTML"/>
          <w:rFonts w:ascii="Consolas" w:hAnsi="Consolas"/>
          <w:color w:val="333333"/>
          <w:sz w:val="21"/>
          <w:szCs w:val="21"/>
          <w:bdr w:val="none" w:sz="0" w:space="0" w:color="auto" w:frame="1"/>
          <w:shd w:val="clear" w:color="auto" w:fill="EFEFEF"/>
        </w:rPr>
        <w:t>docker.io/library/ubuntu</w:t>
      </w:r>
      <w:r>
        <w:rPr>
          <w:rFonts w:ascii="맑은 고딕" w:eastAsia="맑은 고딕" w:hAnsi="맑은 고딕" w:hint="eastAsia"/>
          <w:color w:val="333333"/>
          <w:sz w:val="26"/>
          <w:szCs w:val="26"/>
        </w:rPr>
        <w:t> 는 모두 동일한 표현입니다.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도커의 </w:t>
      </w:r>
      <w:r>
        <w:rPr>
          <w:rStyle w:val="HTML"/>
          <w:rFonts w:ascii="Consolas" w:hAnsi="Consolas"/>
          <w:color w:val="333333"/>
          <w:sz w:val="21"/>
          <w:szCs w:val="21"/>
          <w:bdr w:val="none" w:sz="0" w:space="0" w:color="auto" w:frame="1"/>
          <w:shd w:val="clear" w:color="auto" w:fill="EFEFEF"/>
        </w:rPr>
        <w:t>tag</w:t>
      </w:r>
      <w:r>
        <w:rPr>
          <w:rFonts w:ascii="맑은 고딕" w:eastAsia="맑은 고딕" w:hAnsi="맑은 고딕" w:hint="eastAsia"/>
          <w:color w:val="333333"/>
          <w:sz w:val="26"/>
          <w:szCs w:val="26"/>
        </w:rPr>
        <w:t>명령어를 이용하여 기존에 만든 이미지에 추가로 이름을 지어줄 수 있습니다.</w:t>
      </w:r>
    </w:p>
    <w:p w:rsidR="0001305E" w:rsidRDefault="0001305E" w:rsidP="0001305E">
      <w:pPr>
        <w:pStyle w:val="HTML0"/>
        <w:pBdr>
          <w:top w:val="single" w:sz="6" w:space="6" w:color="DDDDDD"/>
          <w:left w:val="single" w:sz="6" w:space="9" w:color="DDDDDD"/>
          <w:bottom w:val="single" w:sz="6" w:space="6" w:color="DDDDDD"/>
          <w:right w:val="single" w:sz="6" w:space="9" w:color="DDDDDD"/>
        </w:pBdr>
        <w:shd w:val="clear" w:color="auto" w:fill="FEFEFE"/>
        <w:spacing w:line="336" w:lineRule="atLeast"/>
        <w:rPr>
          <w:rFonts w:ascii="Consolas" w:hAnsi="Consolas"/>
          <w:sz w:val="21"/>
          <w:szCs w:val="21"/>
        </w:rPr>
      </w:pPr>
      <w:proofErr w:type="gramStart"/>
      <w:r>
        <w:rPr>
          <w:rStyle w:val="HTML"/>
          <w:rFonts w:ascii="Consolas" w:hAnsi="Consolas"/>
          <w:sz w:val="21"/>
          <w:szCs w:val="21"/>
          <w:bdr w:val="none" w:sz="0" w:space="0" w:color="auto" w:frame="1"/>
          <w:shd w:val="clear" w:color="auto" w:fill="FEFEFE"/>
        </w:rPr>
        <w:t>docker</w:t>
      </w:r>
      <w:proofErr w:type="gramEnd"/>
      <w:r>
        <w:rPr>
          <w:rStyle w:val="HTML"/>
          <w:rFonts w:ascii="Consolas" w:hAnsi="Consolas"/>
          <w:sz w:val="21"/>
          <w:szCs w:val="21"/>
          <w:bdr w:val="none" w:sz="0" w:space="0" w:color="auto" w:frame="1"/>
          <w:shd w:val="clear" w:color="auto" w:fill="FEFEFE"/>
        </w:rPr>
        <w:t xml:space="preserve"> tag SOURCE_IMAGE[:TAG] TARGET_IMAGE[:TAG]</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앞에서 만든 </w:t>
      </w:r>
      <w:r>
        <w:rPr>
          <w:rStyle w:val="HTML"/>
          <w:rFonts w:ascii="Consolas" w:hAnsi="Consolas"/>
          <w:color w:val="333333"/>
          <w:sz w:val="21"/>
          <w:szCs w:val="21"/>
          <w:bdr w:val="none" w:sz="0" w:space="0" w:color="auto" w:frame="1"/>
          <w:shd w:val="clear" w:color="auto" w:fill="EFEFEF"/>
        </w:rPr>
        <w:t>app</w:t>
      </w:r>
      <w:r>
        <w:rPr>
          <w:rFonts w:ascii="맑은 고딕" w:eastAsia="맑은 고딕" w:hAnsi="맑은 고딕" w:hint="eastAsia"/>
          <w:color w:val="333333"/>
          <w:sz w:val="26"/>
          <w:szCs w:val="26"/>
        </w:rPr>
        <w:t>이미지에 계정정보와 버전 정보를 추가해보겠습니다.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414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docker tag app subicura/sinatra-app:1</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HTML"/>
          <w:rFonts w:ascii="Consolas" w:hAnsi="Consolas"/>
          <w:color w:val="333333"/>
          <w:sz w:val="21"/>
          <w:szCs w:val="21"/>
          <w:bdr w:val="none" w:sz="0" w:space="0" w:color="auto" w:frame="1"/>
          <w:shd w:val="clear" w:color="auto" w:fill="EFEFEF"/>
        </w:rPr>
        <w:t>subicura</w:t>
      </w:r>
      <w:r>
        <w:rPr>
          <w:rFonts w:ascii="맑은 고딕" w:eastAsia="맑은 고딕" w:hAnsi="맑은 고딕" w:hint="eastAsia"/>
          <w:color w:val="333333"/>
          <w:sz w:val="26"/>
          <w:szCs w:val="26"/>
        </w:rPr>
        <w:t>라는 ID를 사용하고 이미지 이름을 </w:t>
      </w:r>
      <w:r>
        <w:rPr>
          <w:rStyle w:val="HTML"/>
          <w:rFonts w:ascii="Consolas" w:hAnsi="Consolas"/>
          <w:color w:val="333333"/>
          <w:sz w:val="21"/>
          <w:szCs w:val="21"/>
          <w:bdr w:val="none" w:sz="0" w:space="0" w:color="auto" w:frame="1"/>
          <w:shd w:val="clear" w:color="auto" w:fill="EFEFEF"/>
        </w:rPr>
        <w:t>sinatra-app</w:t>
      </w:r>
      <w:r>
        <w:rPr>
          <w:rFonts w:ascii="맑은 고딕" w:eastAsia="맑은 고딕" w:hAnsi="맑은 고딕" w:hint="eastAsia"/>
          <w:color w:val="333333"/>
          <w:sz w:val="26"/>
          <w:szCs w:val="26"/>
        </w:rPr>
        <w:t>으로 변경했습니다. 첫 번째 버전이므로 태그는 </w:t>
      </w:r>
      <w:r>
        <w:rPr>
          <w:rStyle w:val="HTML"/>
          <w:rFonts w:ascii="Consolas" w:hAnsi="Consolas"/>
          <w:color w:val="333333"/>
          <w:sz w:val="21"/>
          <w:szCs w:val="21"/>
          <w:bdr w:val="none" w:sz="0" w:space="0" w:color="auto" w:frame="1"/>
          <w:shd w:val="clear" w:color="auto" w:fill="EFEFEF"/>
        </w:rPr>
        <w:t>1</w:t>
      </w:r>
      <w:r>
        <w:rPr>
          <w:rFonts w:ascii="맑은 고딕" w:eastAsia="맑은 고딕" w:hAnsi="맑은 고딕" w:hint="eastAsia"/>
          <w:color w:val="333333"/>
          <w:sz w:val="26"/>
          <w:szCs w:val="26"/>
        </w:rPr>
        <w:t>을 사용합니다. 이제 </w:t>
      </w:r>
      <w:r>
        <w:rPr>
          <w:rStyle w:val="HTML"/>
          <w:rFonts w:ascii="Consolas" w:hAnsi="Consolas"/>
          <w:color w:val="333333"/>
          <w:sz w:val="21"/>
          <w:szCs w:val="21"/>
          <w:bdr w:val="none" w:sz="0" w:space="0" w:color="auto" w:frame="1"/>
          <w:shd w:val="clear" w:color="auto" w:fill="EFEFEF"/>
        </w:rPr>
        <w:t>push</w:t>
      </w:r>
      <w:r>
        <w:rPr>
          <w:rFonts w:ascii="맑은 고딕" w:eastAsia="맑은 고딕" w:hAnsi="맑은 고딕" w:hint="eastAsia"/>
          <w:color w:val="333333"/>
          <w:sz w:val="26"/>
          <w:szCs w:val="26"/>
        </w:rPr>
        <w:t>명령을 이용해 도커 허브에 이미지를 전송해 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381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docker push subicura/sinatra-app:1</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8731"/>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12</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The push refers to a repository </w:t>
            </w:r>
            <w:r>
              <w:rPr>
                <w:rStyle w:val="o"/>
                <w:rFonts w:ascii="Consolas" w:hAnsi="Consolas"/>
                <w:b/>
                <w:bCs/>
                <w:sz w:val="20"/>
                <w:szCs w:val="20"/>
              </w:rPr>
              <w:t>[</w:t>
            </w:r>
            <w:r>
              <w:rPr>
                <w:rFonts w:ascii="Consolas" w:hAnsi="Consolas"/>
                <w:sz w:val="20"/>
                <w:szCs w:val="20"/>
              </w:rPr>
              <w:t>docker.io/subicura/sinatra-app]</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2adeabae7edc: Pushed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8343e5bcf528: Pushed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af3b68c8b565: Pushed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40dd6783317f: Pushed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c6ae77e29c22: Pushed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5eb5bd4c5014: Mounted from library/ubuntu</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d195a7a18c70: Mounted from library/ubuntu</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af605e724c5a: Mounted from library/ubuntu</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59f161c3069d: Mounted from library/ubuntu</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4f03495a4d7d: Mounted from library/ubuntu</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1: digest: sha256:af83aca920982c1fb17f08b4aa300439470349d58d63c921f67261054a0c9467 size: 2409</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성공적으로 이미지를 도커 허브에 푸시하였습니다. 도커 허브에 저장된 50만 개의 이미지에 새로운 이미지가 하나 추가되었습니다!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이제 어디서든 </w:t>
      </w:r>
      <w:r>
        <w:rPr>
          <w:rStyle w:val="HTML"/>
          <w:rFonts w:ascii="Consolas" w:hAnsi="Consolas"/>
          <w:color w:val="333333"/>
          <w:sz w:val="21"/>
          <w:szCs w:val="21"/>
          <w:bdr w:val="none" w:sz="0" w:space="0" w:color="auto" w:frame="1"/>
          <w:shd w:val="clear" w:color="auto" w:fill="EFEFEF"/>
        </w:rPr>
        <w:t>subicura/sinatra-app</w:t>
      </w:r>
      <w:proofErr w:type="gramStart"/>
      <w:r>
        <w:rPr>
          <w:rStyle w:val="HTML"/>
          <w:rFonts w:ascii="Consolas" w:hAnsi="Consolas"/>
          <w:color w:val="333333"/>
          <w:sz w:val="21"/>
          <w:szCs w:val="21"/>
          <w:bdr w:val="none" w:sz="0" w:space="0" w:color="auto" w:frame="1"/>
          <w:shd w:val="clear" w:color="auto" w:fill="EFEFEF"/>
        </w:rPr>
        <w:t>:1</w:t>
      </w:r>
      <w:r>
        <w:rPr>
          <w:rFonts w:ascii="맑은 고딕" w:eastAsia="맑은 고딕" w:hAnsi="맑은 고딕" w:hint="eastAsia"/>
          <w:color w:val="333333"/>
          <w:sz w:val="26"/>
          <w:szCs w:val="26"/>
        </w:rPr>
        <w:t>이미지를</w:t>
      </w:r>
      <w:proofErr w:type="gramEnd"/>
      <w:r>
        <w:rPr>
          <w:rFonts w:ascii="맑은 고딕" w:eastAsia="맑은 고딕" w:hAnsi="맑은 고딕" w:hint="eastAsia"/>
          <w:color w:val="333333"/>
          <w:sz w:val="26"/>
          <w:szCs w:val="26"/>
        </w:rPr>
        <w:t xml:space="preserve"> 사용할 수 있습니다.</w:t>
      </w:r>
    </w:p>
    <w:p w:rsidR="00B03123" w:rsidRDefault="00B03123"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Private Docker Registry</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이미지를 비공개로 저장하려면 </w:t>
      </w:r>
      <w:hyperlink r:id="rId87" w:history="1">
        <w:r>
          <w:rPr>
            <w:rStyle w:val="a8"/>
            <w:rFonts w:ascii="맑은 고딕" w:eastAsia="맑은 고딕" w:hAnsi="맑은 고딕" w:hint="eastAsia"/>
            <w:color w:val="DB4D5E"/>
            <w:sz w:val="26"/>
            <w:szCs w:val="26"/>
          </w:rPr>
          <w:t>Docker Cloud</w:t>
        </w:r>
      </w:hyperlink>
      <w:r>
        <w:rPr>
          <w:rFonts w:ascii="맑은 고딕" w:eastAsia="맑은 고딕" w:hAnsi="맑은 고딕" w:hint="eastAsia"/>
          <w:color w:val="333333"/>
          <w:sz w:val="26"/>
          <w:szCs w:val="26"/>
        </w:rPr>
        <w:t>를 유료($7 for 5 repos/month)로 사용하거나 레지스트리 서버를 자체적으로 구축해야합니다.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레지스트리는 도커를 이용하여 쉽게 만들 수 있습니다. 도커 이미지를 저장할 서버를 도커 스스로 만들어서 도커 이미지를 관리하다니 뭔가 므-_-흣합니다.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4034"/>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docker run </w:t>
            </w:r>
            <w:r>
              <w:rPr>
                <w:rStyle w:val="nt"/>
                <w:rFonts w:ascii="Consolas" w:hAnsi="Consolas"/>
                <w:color w:val="000080"/>
                <w:sz w:val="20"/>
                <w:szCs w:val="20"/>
              </w:rPr>
              <w:t>-d</w:t>
            </w:r>
            <w:r>
              <w:rPr>
                <w:rFonts w:ascii="Consolas" w:hAnsi="Consolas"/>
                <w:sz w:val="20"/>
                <w:szCs w:val="20"/>
              </w:rPr>
              <w:t xml:space="preserve"> </w:t>
            </w:r>
            <w:r>
              <w:rPr>
                <w:rStyle w:val="se"/>
                <w:rFonts w:ascii="Consolas" w:hAnsi="Consolas"/>
                <w:color w:val="DD1144"/>
                <w:sz w:val="20"/>
                <w:szCs w:val="20"/>
              </w:rPr>
              <w:t>\</w:t>
            </w:r>
          </w:p>
          <w:p w:rsidR="0001305E" w:rsidRDefault="0001305E">
            <w:pPr>
              <w:pStyle w:val="HTML0"/>
              <w:shd w:val="clear" w:color="auto" w:fill="FEFEFE"/>
              <w:spacing w:line="312" w:lineRule="atLeast"/>
              <w:rPr>
                <w:rFonts w:ascii="Consolas" w:hAnsi="Consolas"/>
                <w:sz w:val="20"/>
                <w:szCs w:val="20"/>
              </w:rPr>
            </w:pPr>
            <w:r>
              <w:rPr>
                <w:rStyle w:val="nt"/>
                <w:rFonts w:ascii="Consolas" w:hAnsi="Consolas"/>
                <w:color w:val="000080"/>
                <w:sz w:val="20"/>
                <w:szCs w:val="20"/>
              </w:rPr>
              <w:t>-v</w:t>
            </w:r>
            <w:r>
              <w:rPr>
                <w:rFonts w:ascii="Consolas" w:hAnsi="Consolas"/>
                <w:sz w:val="20"/>
                <w:szCs w:val="20"/>
              </w:rPr>
              <w:t xml:space="preserve"> </w:t>
            </w:r>
            <w:r>
              <w:rPr>
                <w:rStyle w:val="nv"/>
                <w:rFonts w:ascii="Consolas" w:hAnsi="Consolas"/>
                <w:color w:val="008080"/>
                <w:sz w:val="20"/>
                <w:szCs w:val="20"/>
              </w:rPr>
              <w:t>$PWD</w:t>
            </w:r>
            <w:r>
              <w:rPr>
                <w:rFonts w:ascii="Consolas" w:hAnsi="Consolas"/>
                <w:sz w:val="20"/>
                <w:szCs w:val="20"/>
              </w:rPr>
              <w:t xml:space="preserve">/registry:/var/lib/registry </w:t>
            </w:r>
            <w:r>
              <w:rPr>
                <w:rStyle w:val="se"/>
                <w:rFonts w:ascii="Consolas" w:hAnsi="Consolas"/>
                <w:color w:val="DD1144"/>
                <w:sz w:val="20"/>
                <w:szCs w:val="20"/>
              </w:rPr>
              <w:t>\</w:t>
            </w:r>
          </w:p>
          <w:p w:rsidR="0001305E" w:rsidRDefault="0001305E">
            <w:pPr>
              <w:pStyle w:val="HTML0"/>
              <w:shd w:val="clear" w:color="auto" w:fill="FEFEFE"/>
              <w:spacing w:line="312" w:lineRule="atLeast"/>
              <w:rPr>
                <w:rFonts w:ascii="Consolas" w:hAnsi="Consolas"/>
                <w:sz w:val="20"/>
                <w:szCs w:val="20"/>
              </w:rPr>
            </w:pPr>
            <w:r>
              <w:rPr>
                <w:rStyle w:val="nt"/>
                <w:rFonts w:ascii="Consolas" w:hAnsi="Consolas"/>
                <w:color w:val="000080"/>
                <w:sz w:val="20"/>
                <w:szCs w:val="20"/>
              </w:rPr>
              <w:t>-p</w:t>
            </w:r>
            <w:r>
              <w:rPr>
                <w:rFonts w:ascii="Consolas" w:hAnsi="Consolas"/>
                <w:sz w:val="20"/>
                <w:szCs w:val="20"/>
              </w:rPr>
              <w:t xml:space="preserve"> 5000:5000 </w:t>
            </w:r>
            <w:r>
              <w:rPr>
                <w:rStyle w:val="se"/>
                <w:rFonts w:ascii="Consolas" w:hAnsi="Consolas"/>
                <w:color w:val="DD1144"/>
                <w:sz w:val="20"/>
                <w:szCs w:val="20"/>
              </w:rPr>
              <w: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distribution/registry:2.6.0</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저장된 이미지는 파일로 관리되기 때문에 호스트의 디렉토리를 마운트하였습니다. (S3 저장소를 사용할 수도 있습니다) 이제 레지스트리 서버의 아이피와 포트정보를 이미지명에 추가하면 바로 사용할 수 있습니다.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5793"/>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docker tag app localhost:5000/subicura/sinatra-app:1</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docker push localhost:5000/subicura/sinatra-app:1</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앞에서 만든 이름에 </w:t>
      </w:r>
      <w:r>
        <w:rPr>
          <w:rStyle w:val="HTML"/>
          <w:rFonts w:ascii="Consolas" w:hAnsi="Consolas"/>
          <w:color w:val="333333"/>
          <w:sz w:val="21"/>
          <w:szCs w:val="21"/>
          <w:bdr w:val="none" w:sz="0" w:space="0" w:color="auto" w:frame="1"/>
          <w:shd w:val="clear" w:color="auto" w:fill="EFEFEF"/>
        </w:rPr>
        <w:t>localhost</w:t>
      </w:r>
      <w:proofErr w:type="gramStart"/>
      <w:r>
        <w:rPr>
          <w:rStyle w:val="HTML"/>
          <w:rFonts w:ascii="Consolas" w:hAnsi="Consolas"/>
          <w:color w:val="333333"/>
          <w:sz w:val="21"/>
          <w:szCs w:val="21"/>
          <w:bdr w:val="none" w:sz="0" w:space="0" w:color="auto" w:frame="1"/>
          <w:shd w:val="clear" w:color="auto" w:fill="EFEFEF"/>
        </w:rPr>
        <w:t>:5000</w:t>
      </w:r>
      <w:proofErr w:type="gramEnd"/>
      <w:r>
        <w:rPr>
          <w:rStyle w:val="HTML"/>
          <w:rFonts w:ascii="Consolas" w:hAnsi="Consolas"/>
          <w:color w:val="333333"/>
          <w:sz w:val="21"/>
          <w:szCs w:val="21"/>
          <w:bdr w:val="none" w:sz="0" w:space="0" w:color="auto" w:frame="1"/>
          <w:shd w:val="clear" w:color="auto" w:fill="EFEFEF"/>
        </w:rPr>
        <w:t>/</w:t>
      </w:r>
      <w:r>
        <w:rPr>
          <w:rFonts w:ascii="맑은 고딕" w:eastAsia="맑은 고딕" w:hAnsi="맑은 고딕" w:hint="eastAsia"/>
          <w:color w:val="333333"/>
          <w:sz w:val="26"/>
          <w:szCs w:val="26"/>
        </w:rPr>
        <w:t>를 추가했습니다. 레지스트리 서버에 파일이 잘 저장되었나 마운트한 디렉토리를 한번 살펴봅니다.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1505"/>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tree registry</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proofErr w:type="gramStart"/>
      <w:r>
        <w:rPr>
          <w:rFonts w:ascii="맑은 고딕" w:eastAsia="맑은 고딕" w:hAnsi="맑은 고딕" w:hint="eastAsia"/>
          <w:color w:val="333333"/>
          <w:sz w:val="26"/>
          <w:szCs w:val="26"/>
        </w:rPr>
        <w:t>output</w:t>
      </w:r>
      <w:proofErr w:type="gramEnd"/>
      <w:r>
        <w:rPr>
          <w:rFonts w:ascii="맑은 고딕" w:eastAsia="맑은 고딕" w:hAnsi="맑은 고딕" w:hint="eastAsia"/>
          <w:color w:val="333333"/>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8731"/>
      </w:tblGrid>
      <w:tr w:rsidR="0001305E" w:rsidTr="0001305E">
        <w:trPr>
          <w:tblCellSpacing w:w="15" w:type="dxa"/>
        </w:trPr>
        <w:tc>
          <w:tcPr>
            <w:tcW w:w="0" w:type="auto"/>
            <w:vAlign w:val="center"/>
            <w:hideMark/>
          </w:tcPr>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lastRenderedPageBreak/>
              <w:t>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19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29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39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lastRenderedPageBreak/>
              <w:t>45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49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59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69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75</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76</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77</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78</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79</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80</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81</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82</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83</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84</w:t>
            </w:r>
          </w:p>
          <w:p w:rsidR="0001305E" w:rsidRDefault="0001305E">
            <w:pPr>
              <w:pStyle w:val="HTML0"/>
              <w:shd w:val="clear" w:color="auto" w:fill="F0F0F0"/>
              <w:spacing w:line="312" w:lineRule="atLeast"/>
              <w:rPr>
                <w:rFonts w:ascii="Consolas" w:hAnsi="Consolas"/>
                <w:sz w:val="20"/>
                <w:szCs w:val="20"/>
              </w:rPr>
            </w:pPr>
            <w:r>
              <w:rPr>
                <w:rFonts w:ascii="Consolas" w:hAnsi="Consolas"/>
                <w:sz w:val="20"/>
                <w:szCs w:val="20"/>
              </w:rPr>
              <w:t>85</w:t>
            </w:r>
          </w:p>
          <w:p w:rsidR="0001305E" w:rsidRDefault="0001305E">
            <w:pPr>
              <w:rPr>
                <w:rFonts w:ascii="맑은 고딕" w:eastAsia="맑은 고딕" w:hAnsi="맑은 고딕"/>
                <w:color w:val="333333"/>
                <w:sz w:val="26"/>
                <w:szCs w:val="26"/>
              </w:rPr>
            </w:pPr>
          </w:p>
        </w:tc>
        <w:tc>
          <w:tcPr>
            <w:tcW w:w="0" w:type="auto"/>
            <w:vAlign w:val="center"/>
            <w:hideMark/>
          </w:tcPr>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lastRenderedPageBreak/>
              <w:t>registry</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docker</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registry</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v2</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blobs</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sha256</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05</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05e91de6d378244d3b4dcfbb978548e47b2c22d9918638444c0f9e640d2bf819</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1b</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1bacd3c8ccb1f15609a10bd4a403831d0ec0b354438ddbf644c95c5d54f8eb13</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3e</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3e309f550af7bb4e3177e94e498938a24c20cf7404d90da4b24bd586d6376ab2</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5b</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5b8ee2811f46dea888057c8a2eb1fcd43838bb2545588f7e108d462d0836e217</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76</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761e0e61cc35ced6b08ce33b1db84a3e92a4843f908476d4cfc52f99b2b7e78a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86</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869d5d3f92f8bbdcaa1023ce719df7e337d34b2a13954cde7954c6b1327297e9</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97</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976dd3af6adc358c852b97651cef1ceaade821a25f3bf566de3a8ea8b7d6bc6a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a2</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a2037218c9af7a6913308a60127a320272fd6d58405692a5be48ce976ace6c6d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e2</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e2d7e96004fdd10e671372a8b5e861bae78bcf878e062d13f6c470311936d500</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f4</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lastRenderedPageBreak/>
              <w:t xml:space="preserve">            │       │   └── f40e1388890a7ca2b5180e2fae69aa982926307cdfa98c8c6a2dde01c0464587</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f8</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f8a4e25b40ce0ecc925cfb0b2ec7eec0a06948eda173e943c228cd51f78b40c5</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fd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fdeb3bd5d1b49c094875dcacccb743b0bc913c7de80ba783f2f1bbda6b1a3b55</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data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repositories</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subicura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app</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_layers</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sha256</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1bacd3c8ccb1f15609a10bd4a403831d0ec0b354438ddbf644c95c5d54f8eb13</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3e309f550af7bb4e3177e94e498938a24c20cf7404d90da4b24bd586d6376ab2</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5b8ee2811f46dea888057c8a2eb1fcd43838bb2545588f7e108d462d0836e217</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761e0e61cc35ced6b08ce33b1db84a3e92a4843f908476d4cfc52f99b2b7e78a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869d5d3f92f8bbdcaa1023ce719df7e337d34b2a13954cde7954c6b1327297e9</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976dd3af6adc358c852b97651cef1ceaade821a25f3bf566de3a8ea8b7d6bc6a</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a2037218c9af7a6913308a60127a320272fd6d58405692a5be48ce976ace6c6d</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e2d7e96004fdd10e671372a8b5e861bae78bcf878e062d13f6c470311936d500</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f40e1388890a7ca2b5180e2fae69aa982926307cdfa98c8c6a2dde01c0464587</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lastRenderedPageBreak/>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f8a4e25b40ce0ecc925cfb0b2ec7eec0a06948eda173e943c228cd51f78b40c5</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fdeb3bd5d1b49c094875dcacccb743b0bc913c7de80ba783f2f1bbda6b1a3b55</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_manifests</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revisions</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sha256</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05e91de6d378244d3b4dcfbb978548e47b2c22d9918638444c0f9e640d2bf819</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tags</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latest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current</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index</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sha256</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05e91de6d378244d3b4dcfbb978548e47b2c22d9918638444c0f9e640d2bf819</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 link</w:t>
            </w: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 xml:space="preserve">                        └── _uploads</w:t>
            </w:r>
          </w:p>
          <w:p w:rsidR="0001305E" w:rsidRDefault="0001305E">
            <w:pPr>
              <w:pStyle w:val="HTML0"/>
              <w:shd w:val="clear" w:color="auto" w:fill="FEFEFE"/>
              <w:spacing w:line="312" w:lineRule="atLeast"/>
              <w:rPr>
                <w:rFonts w:ascii="Consolas" w:hAnsi="Consolas"/>
                <w:sz w:val="20"/>
                <w:szCs w:val="20"/>
              </w:rPr>
            </w:pPr>
          </w:p>
          <w:p w:rsidR="0001305E" w:rsidRDefault="0001305E">
            <w:pPr>
              <w:pStyle w:val="HTML0"/>
              <w:shd w:val="clear" w:color="auto" w:fill="FEFEFE"/>
              <w:spacing w:line="312" w:lineRule="atLeast"/>
              <w:rPr>
                <w:rFonts w:ascii="Consolas" w:hAnsi="Consolas"/>
                <w:sz w:val="20"/>
                <w:szCs w:val="20"/>
              </w:rPr>
            </w:pPr>
            <w:r>
              <w:rPr>
                <w:rFonts w:ascii="Consolas" w:hAnsi="Consolas"/>
                <w:sz w:val="20"/>
                <w:szCs w:val="20"/>
              </w:rPr>
              <w:t>56 directories, 26 files</w:t>
            </w:r>
          </w:p>
          <w:p w:rsidR="0001305E" w:rsidRDefault="0001305E">
            <w:pPr>
              <w:rPr>
                <w:rFonts w:ascii="Times New Roman" w:eastAsia="Times New Roman" w:hAnsi="Times New Roman" w:cs="Times New Roman"/>
                <w:szCs w:val="20"/>
              </w:rPr>
            </w:pPr>
          </w:p>
        </w:tc>
      </w:tr>
    </w:tbl>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이미지가 레이어별로 이쁘게 저장된 걸 확인할 수 있습니다. 이렇게 개인 저장소를 만드는 법은 매우 간단합니다. 이제 내부적으로 이미지를 관리하고 여러 서버에 배포할 수 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Style w:val="aa"/>
          <w:rFonts w:ascii="맑은 고딕" w:eastAsia="맑은 고딕" w:hAnsi="맑은 고딕" w:hint="eastAsia"/>
          <w:color w:val="333333"/>
          <w:sz w:val="26"/>
          <w:szCs w:val="26"/>
        </w:rPr>
        <w:t>보안</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도커 레지스트리는 일반적인 HTTP 프로토콜을 사용하여 이미지를 전송합니다. 따라서 SSL(HTTPS)을 사용하지 않으면 이미지 내용이 유출될 수 있습니다. 이런 보안 이슈 때문에 도커는 기본적으로 로컬(localhost) 서버를 제외하곤 HTTP 사용을 금지하고 있으며 이런 보안위험을 무시하려면 도커 엔진을 실행할 때 허용 옵션을 넣어야 합니다.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관련 설정은 </w:t>
      </w:r>
      <w:hyperlink r:id="rId88" w:history="1">
        <w:r>
          <w:rPr>
            <w:rStyle w:val="a8"/>
            <w:rFonts w:ascii="맑은 고딕" w:eastAsia="맑은 고딕" w:hAnsi="맑은 고딕" w:hint="eastAsia"/>
            <w:color w:val="DB4D5E"/>
            <w:sz w:val="26"/>
            <w:szCs w:val="26"/>
          </w:rPr>
          <w:t>문서</w:t>
        </w:r>
      </w:hyperlink>
      <w:r>
        <w:rPr>
          <w:rFonts w:ascii="맑은 고딕" w:eastAsia="맑은 고딕" w:hAnsi="맑은 고딕" w:hint="eastAsia"/>
          <w:color w:val="333333"/>
          <w:sz w:val="26"/>
          <w:szCs w:val="26"/>
        </w:rPr>
        <w:t>를 참고하시기 바랍니다.</w:t>
      </w:r>
    </w:p>
    <w:p w:rsidR="0001305E" w:rsidRDefault="0001305E" w:rsidP="0001305E">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lastRenderedPageBreak/>
        <w:t>배포하기</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드디어 도커 안내서의 마지막 주제, 서버관리의 꽃! 배포</w:t>
      </w:r>
      <w:r>
        <w:rPr>
          <w:rFonts w:ascii="맑은 고딕" w:eastAsia="맑은 고딕" w:hAnsi="맑은 고딕" w:hint="eastAsia"/>
          <w:color w:val="333333"/>
          <w:sz w:val="26"/>
          <w:szCs w:val="26"/>
          <w:vertAlign w:val="subscript"/>
        </w:rPr>
        <w:t>deploy</w:t>
      </w:r>
      <w:r>
        <w:rPr>
          <w:rFonts w:ascii="맑은 고딕" w:eastAsia="맑은 고딕" w:hAnsi="맑은 고딕" w:hint="eastAsia"/>
          <w:color w:val="333333"/>
          <w:sz w:val="26"/>
          <w:szCs w:val="26"/>
        </w:rPr>
        <w:t>에 대해 알아보겠습니다.</w:t>
      </w:r>
    </w:p>
    <w:p w:rsidR="00A0786B" w:rsidRDefault="00A0786B"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컨테이너 배포 방식으로</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컨테이너를 배포하는 방식은 기존에 애플리케이션을 배포하는 방식과 큰 차이가 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기존에 애플리케이션을 배포하는 방식은 사용하는 언어, 프레임워크, 웹(or WAS)서버, 리눅스 배포판, 개발자의 취향에 따라 각각 다른 방식을 사용했습니다.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새로운 서버를 셋팅하고 한 번에 배포를 성공한다는 건 굉장히 힘든 일이었고 의존성 라이브러리가 제대로 설치되었는지 검증하기도 매우 어려웠습니다.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ftp, rsync, ant, gradle, capistrano, fabric, chef, puppet, ansible등 다양한 배포툴이 저마다의 장점을 가지고 등장하였고 배포하는 방식을 하나로 정의한다는 건 거의 불가능했습니다.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하지만, 컨테이너를 사용하면 어떤 언어, 어떤 프레임워크를 쓰든 상관없이 배포 방식이 동일해지고 과정 또한 굉장히 단순해집니다. 그냥 이미지를 다운받고 컨테이너를 실행하면 끝입니다.</w:t>
      </w:r>
    </w:p>
    <w:p w:rsidR="00A0786B" w:rsidRDefault="00A0786B" w:rsidP="0001305E">
      <w:pPr>
        <w:pStyle w:val="3"/>
        <w:spacing w:before="0" w:beforeAutospacing="0" w:after="150" w:afterAutospacing="0"/>
        <w:rPr>
          <w:rFonts w:ascii="맑은 고딕" w:eastAsia="맑은 고딕" w:hAnsi="맑은 고딕"/>
          <w:b w:val="0"/>
          <w:bCs w:val="0"/>
          <w:color w:val="333333"/>
          <w:spacing w:val="-5"/>
          <w:sz w:val="29"/>
          <w:szCs w:val="29"/>
        </w:rPr>
      </w:pPr>
    </w:p>
    <w:p w:rsidR="0001305E" w:rsidRDefault="0001305E" w:rsidP="0001305E">
      <w:pPr>
        <w:pStyle w:val="3"/>
        <w:spacing w:before="0" w:beforeAutospacing="0" w:after="150" w:afterAutospacing="0"/>
        <w:rPr>
          <w:rFonts w:ascii="맑은 고딕" w:eastAsia="맑은 고딕" w:hAnsi="맑은 고딕"/>
          <w:b w:val="0"/>
          <w:bCs w:val="0"/>
          <w:color w:val="333333"/>
          <w:spacing w:val="-5"/>
          <w:sz w:val="29"/>
          <w:szCs w:val="29"/>
        </w:rPr>
      </w:pPr>
      <w:r>
        <w:rPr>
          <w:rFonts w:ascii="맑은 고딕" w:eastAsia="맑은 고딕" w:hAnsi="맑은 고딕" w:hint="eastAsia"/>
          <w:b w:val="0"/>
          <w:bCs w:val="0"/>
          <w:color w:val="333333"/>
          <w:spacing w:val="-5"/>
          <w:sz w:val="29"/>
          <w:szCs w:val="29"/>
        </w:rPr>
        <w:t>컨테이너 업데이트</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noProof/>
          <w:color w:val="333333"/>
          <w:sz w:val="26"/>
          <w:szCs w:val="26"/>
        </w:rPr>
        <w:drawing>
          <wp:inline distT="0" distB="0" distL="0" distR="0">
            <wp:extent cx="5602406" cy="1690381"/>
            <wp:effectExtent l="0" t="0" r="0" b="5080"/>
            <wp:docPr id="30" name="그림 30"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pdat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41825" cy="1702275"/>
                    </a:xfrm>
                    <a:prstGeom prst="rect">
                      <a:avLst/>
                    </a:prstGeom>
                    <a:noFill/>
                    <a:ln>
                      <a:noFill/>
                    </a:ln>
                  </pic:spPr>
                </pic:pic>
              </a:graphicData>
            </a:graphic>
          </wp:inline>
        </w:drawing>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lastRenderedPageBreak/>
        <w:t>도커를 사용하면 업데이트하는 방식도 배포와 큰 차이가 없습니다.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최신 이미지를 기반으로 새 컨테이너를 만들고 이전 컨테이너를 중지(삭제)하면 됩니다. 최신 소스를 어떻게 복사할지 서버 프로세스는 어떻게 재시작할지 고민할 필요가 없습니다. 그냥 통째로 바꿔버리는 겁니다.</w:t>
      </w: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단, 컨테이너를 중지하지 않고 graceful하게 교체하는 방법은 아쉽지만 존재하지 않습니다.</w:t>
      </w:r>
    </w:p>
    <w:p w:rsidR="00473C3C" w:rsidRDefault="00473C3C" w:rsidP="0001305E">
      <w:pPr>
        <w:pStyle w:val="a9"/>
        <w:spacing w:before="0" w:beforeAutospacing="0" w:after="0" w:afterAutospacing="0" w:line="405" w:lineRule="atLeast"/>
        <w:rPr>
          <w:rFonts w:ascii="맑은 고딕" w:eastAsia="맑은 고딕" w:hAnsi="맑은 고딕"/>
          <w:color w:val="333333"/>
          <w:sz w:val="26"/>
          <w:szCs w:val="26"/>
        </w:rPr>
      </w:pPr>
    </w:p>
    <w:p w:rsidR="0001305E" w:rsidRDefault="0001305E" w:rsidP="00473C3C">
      <w:pPr>
        <w:pStyle w:val="a9"/>
        <w:spacing w:before="0" w:beforeAutospacing="0" w:after="0" w:afterAutospacing="0" w:line="405" w:lineRule="atLeast"/>
        <w:ind w:leftChars="213" w:left="426"/>
        <w:rPr>
          <w:rFonts w:ascii="맑은 고딕" w:eastAsia="맑은 고딕" w:hAnsi="맑은 고딕"/>
          <w:color w:val="333333"/>
          <w:spacing w:val="-8"/>
          <w:sz w:val="23"/>
          <w:szCs w:val="23"/>
        </w:rPr>
      </w:pPr>
      <w:r>
        <w:rPr>
          <w:rFonts w:ascii="맑은 고딕" w:eastAsia="맑은 고딕" w:hAnsi="맑은 고딕" w:hint="eastAsia"/>
          <w:color w:val="333333"/>
          <w:spacing w:val="-8"/>
          <w:sz w:val="23"/>
          <w:szCs w:val="23"/>
        </w:rPr>
        <w:t>컨테이너를 중지하지 않고 컨테이너 내부에 접속하여 소스를 업데이트하는 방법도 “가능”은 하지만 컨테이너의 장점을 살릴 수 없는 “잘못된 패턴”입니다.</w:t>
      </w:r>
    </w:p>
    <w:p w:rsidR="00473C3C" w:rsidRDefault="00473C3C" w:rsidP="00473C3C">
      <w:pPr>
        <w:pStyle w:val="a9"/>
        <w:spacing w:before="0" w:beforeAutospacing="0" w:after="0" w:afterAutospacing="0" w:line="405" w:lineRule="atLeast"/>
        <w:ind w:leftChars="213" w:left="426"/>
        <w:rPr>
          <w:rFonts w:ascii="맑은 고딕" w:eastAsia="맑은 고딕" w:hAnsi="맑은 고딕"/>
          <w:color w:val="333333"/>
          <w:spacing w:val="-8"/>
          <w:sz w:val="23"/>
          <w:szCs w:val="23"/>
        </w:rPr>
      </w:pPr>
    </w:p>
    <w:p w:rsidR="0001305E" w:rsidRDefault="0001305E" w:rsidP="0001305E">
      <w:pPr>
        <w:pStyle w:val="a9"/>
        <w:spacing w:before="0" w:beforeAutospacing="0" w:after="0" w:afterAutospacing="0" w:line="405" w:lineRule="atLeast"/>
        <w:rPr>
          <w:rFonts w:ascii="맑은 고딕" w:eastAsia="맑은 고딕" w:hAnsi="맑은 고딕"/>
          <w:color w:val="333333"/>
          <w:sz w:val="26"/>
          <w:szCs w:val="26"/>
        </w:rPr>
      </w:pPr>
      <w:r>
        <w:rPr>
          <w:rFonts w:ascii="맑은 고딕" w:eastAsia="맑은 고딕" w:hAnsi="맑은 고딕" w:hint="eastAsia"/>
          <w:color w:val="333333"/>
          <w:sz w:val="26"/>
          <w:szCs w:val="26"/>
        </w:rPr>
        <w:t>이런 방식은 매우 단순하지만, 컨테이너가 멈추는 순간 실행 중인 프로세스가 </w:t>
      </w:r>
      <w:r>
        <w:rPr>
          <w:rStyle w:val="aa"/>
          <w:rFonts w:ascii="맑은 고딕" w:eastAsia="맑은 고딕" w:hAnsi="맑은 고딕" w:hint="eastAsia"/>
          <w:color w:val="333333"/>
          <w:sz w:val="26"/>
          <w:szCs w:val="26"/>
        </w:rPr>
        <w:t>종료</w:t>
      </w:r>
      <w:r>
        <w:rPr>
          <w:rFonts w:ascii="맑은 고딕" w:eastAsia="맑은 고딕" w:hAnsi="맑은 고딕" w:hint="eastAsia"/>
          <w:color w:val="333333"/>
          <w:sz w:val="26"/>
          <w:szCs w:val="26"/>
        </w:rPr>
        <w:t>되고 프로세스가 종료되면 고객들은 접속이 안 되고 접속이 안 되면 매출이 떨어지고 매출이 떨어지면 월급이 안나오기 때문에 무중단을 고려한 </w:t>
      </w:r>
      <w:hyperlink r:id="rId90" w:history="1">
        <w:r>
          <w:rPr>
            <w:rStyle w:val="a8"/>
            <w:rFonts w:ascii="맑은 고딕" w:eastAsia="맑은 고딕" w:hAnsi="맑은 고딕" w:hint="eastAsia"/>
            <w:color w:val="DB4D5E"/>
            <w:sz w:val="26"/>
            <w:szCs w:val="26"/>
          </w:rPr>
          <w:t>nginx</w:t>
        </w:r>
      </w:hyperlink>
      <w:r>
        <w:rPr>
          <w:rFonts w:ascii="맑은 고딕" w:eastAsia="맑은 고딕" w:hAnsi="맑은 고딕" w:hint="eastAsia"/>
          <w:color w:val="333333"/>
          <w:sz w:val="26"/>
          <w:szCs w:val="26"/>
        </w:rPr>
        <w:t>나 </w:t>
      </w:r>
      <w:hyperlink r:id="rId91" w:history="1">
        <w:r>
          <w:rPr>
            <w:rStyle w:val="a8"/>
            <w:rFonts w:ascii="맑은 고딕" w:eastAsia="맑은 고딕" w:hAnsi="맑은 고딕" w:hint="eastAsia"/>
            <w:color w:val="DB4D5E"/>
            <w:sz w:val="26"/>
            <w:szCs w:val="26"/>
          </w:rPr>
          <w:t>HAProxy</w:t>
        </w:r>
      </w:hyperlink>
      <w:r>
        <w:rPr>
          <w:rFonts w:ascii="맑은 고딕" w:eastAsia="맑은 고딕" w:hAnsi="맑은 고딕" w:hint="eastAsia"/>
          <w:color w:val="333333"/>
          <w:sz w:val="26"/>
          <w:szCs w:val="26"/>
        </w:rPr>
        <w:t>같은 로드 발란서</w:t>
      </w:r>
      <w:r>
        <w:rPr>
          <w:rFonts w:ascii="맑은 고딕" w:eastAsia="맑은 고딕" w:hAnsi="맑은 고딕" w:hint="eastAsia"/>
          <w:color w:val="333333"/>
          <w:sz w:val="26"/>
          <w:szCs w:val="26"/>
          <w:vertAlign w:val="subscript"/>
        </w:rPr>
        <w:t>Load Balancer</w:t>
      </w:r>
      <w:r>
        <w:rPr>
          <w:rFonts w:ascii="맑은 고딕" w:eastAsia="맑은 고딕" w:hAnsi="맑은 고딕" w:hint="eastAsia"/>
          <w:color w:val="333333"/>
          <w:sz w:val="26"/>
          <w:szCs w:val="26"/>
        </w:rPr>
        <w:t>와 2대 이상의 컨테이너를 사용해야 합니다.</w:t>
      </w:r>
    </w:p>
    <w:p w:rsidR="00CB5036" w:rsidRPr="0001305E" w:rsidRDefault="00CB5036">
      <w:pPr>
        <w:widowControl/>
        <w:wordWrap/>
        <w:autoSpaceDE/>
        <w:autoSpaceDN/>
        <w:rPr>
          <w:rFonts w:ascii="맑은 고딕" w:eastAsia="맑은 고딕" w:hAnsi="맑은 고딕" w:cs="굴림"/>
          <w:color w:val="333333"/>
          <w:spacing w:val="-5"/>
          <w:kern w:val="0"/>
          <w:sz w:val="29"/>
          <w:szCs w:val="29"/>
        </w:rPr>
      </w:pPr>
    </w:p>
    <w:p w:rsidR="00CD0993" w:rsidRDefault="00CD0993" w:rsidP="00CD0993">
      <w:pPr>
        <w:pStyle w:val="2"/>
        <w:spacing w:after="225" w:afterAutospacing="0"/>
        <w:rPr>
          <w:rFonts w:ascii="맑은 고딕" w:eastAsia="맑은 고딕" w:hAnsi="맑은 고딕"/>
          <w:b w:val="0"/>
          <w:bCs w:val="0"/>
          <w:color w:val="333333"/>
          <w:spacing w:val="-5"/>
        </w:rPr>
      </w:pPr>
      <w:r>
        <w:rPr>
          <w:rFonts w:ascii="맑은 고딕" w:eastAsia="맑은 고딕" w:hAnsi="맑은 고딕" w:hint="eastAsia"/>
          <w:b w:val="0"/>
          <w:bCs w:val="0"/>
          <w:color w:val="333333"/>
          <w:spacing w:val="-5"/>
        </w:rPr>
        <w:t>기타</w:t>
      </w:r>
    </w:p>
    <w:p w:rsidR="00CB5036" w:rsidRDefault="00CD0993" w:rsidP="00A0786B">
      <w:pPr>
        <w:widowControl/>
        <w:wordWrap/>
        <w:autoSpaceDE/>
        <w:autoSpaceDN/>
        <w:rPr>
          <w:rFonts w:ascii="맑은 고딕" w:eastAsia="맑은 고딕" w:hAnsi="맑은 고딕" w:cs="굴림"/>
          <w:color w:val="333333"/>
          <w:spacing w:val="-5"/>
          <w:kern w:val="0"/>
          <w:sz w:val="29"/>
          <w:szCs w:val="29"/>
        </w:rPr>
      </w:pPr>
      <w:r>
        <w:rPr>
          <w:rFonts w:ascii="맑은 고딕" w:eastAsia="맑은 고딕" w:hAnsi="맑은 고딕" w:cs="굴림" w:hint="eastAsia"/>
          <w:color w:val="333333"/>
          <w:spacing w:val="-5"/>
          <w:kern w:val="0"/>
          <w:sz w:val="29"/>
          <w:szCs w:val="29"/>
        </w:rPr>
        <w:t>본 문서는 인터넷</w:t>
      </w:r>
      <w:r w:rsidR="00827B9B">
        <w:rPr>
          <w:rFonts w:ascii="맑은 고딕" w:eastAsia="맑은 고딕" w:hAnsi="맑은 고딕" w:cs="굴림" w:hint="eastAsia"/>
          <w:color w:val="333333"/>
          <w:spacing w:val="-5"/>
          <w:kern w:val="0"/>
          <w:sz w:val="29"/>
          <w:szCs w:val="29"/>
        </w:rPr>
        <w:t xml:space="preserve"> 접속이 불가능한</w:t>
      </w:r>
      <w:r>
        <w:rPr>
          <w:rFonts w:ascii="맑은 고딕" w:eastAsia="맑은 고딕" w:hAnsi="맑은 고딕" w:cs="굴림" w:hint="eastAsia"/>
          <w:color w:val="333333"/>
          <w:spacing w:val="-5"/>
          <w:kern w:val="0"/>
          <w:sz w:val="29"/>
          <w:szCs w:val="29"/>
        </w:rPr>
        <w:t xml:space="preserve"> 인원을 위해 파일로 구성한</w:t>
      </w:r>
      <w:r w:rsidR="00827B9B">
        <w:rPr>
          <w:rFonts w:ascii="맑은 고딕" w:eastAsia="맑은 고딕" w:hAnsi="맑은 고딕" w:cs="굴림" w:hint="eastAsia"/>
          <w:color w:val="333333"/>
          <w:spacing w:val="-5"/>
          <w:kern w:val="0"/>
          <w:sz w:val="29"/>
          <w:szCs w:val="29"/>
        </w:rPr>
        <w:t xml:space="preserve"> </w:t>
      </w:r>
      <w:r>
        <w:rPr>
          <w:rFonts w:ascii="맑은 고딕" w:eastAsia="맑은 고딕" w:hAnsi="맑은 고딕" w:cs="굴림" w:hint="eastAsia"/>
          <w:color w:val="333333"/>
          <w:spacing w:val="-5"/>
          <w:kern w:val="0"/>
          <w:sz w:val="29"/>
          <w:szCs w:val="29"/>
        </w:rPr>
        <w:t>것이고</w:t>
      </w:r>
      <w:r w:rsidR="009661BC">
        <w:rPr>
          <w:rFonts w:ascii="맑은 고딕" w:eastAsia="맑은 고딕" w:hAnsi="맑은 고딕" w:cs="굴림" w:hint="eastAsia"/>
          <w:color w:val="333333"/>
          <w:spacing w:val="-5"/>
          <w:kern w:val="0"/>
          <w:sz w:val="29"/>
          <w:szCs w:val="29"/>
        </w:rPr>
        <w:t xml:space="preserve"> 원래 글에 대한</w:t>
      </w:r>
      <w:r>
        <w:rPr>
          <w:rFonts w:ascii="맑은 고딕" w:eastAsia="맑은 고딕" w:hAnsi="맑은 고딕" w:cs="굴림" w:hint="eastAsia"/>
          <w:color w:val="333333"/>
          <w:spacing w:val="-5"/>
          <w:kern w:val="0"/>
          <w:sz w:val="29"/>
          <w:szCs w:val="29"/>
        </w:rPr>
        <w:t xml:space="preserve"> 저작권 문제가 발생 될 수 있으니 외부 공유는 </w:t>
      </w:r>
      <w:r w:rsidR="00827B9B">
        <w:rPr>
          <w:rFonts w:ascii="맑은 고딕" w:eastAsia="맑은 고딕" w:hAnsi="맑은 고딕" w:cs="굴림" w:hint="eastAsia"/>
          <w:color w:val="333333"/>
          <w:spacing w:val="-5"/>
          <w:kern w:val="0"/>
          <w:sz w:val="29"/>
          <w:szCs w:val="29"/>
        </w:rPr>
        <w:t>제한</w:t>
      </w:r>
      <w:r>
        <w:rPr>
          <w:rFonts w:ascii="맑은 고딕" w:eastAsia="맑은 고딕" w:hAnsi="맑은 고딕" w:cs="굴림" w:hint="eastAsia"/>
          <w:color w:val="333333"/>
          <w:spacing w:val="-5"/>
          <w:kern w:val="0"/>
          <w:sz w:val="29"/>
          <w:szCs w:val="29"/>
        </w:rPr>
        <w:t>합니다.</w:t>
      </w:r>
      <w:r>
        <w:rPr>
          <w:rFonts w:ascii="맑은 고딕" w:eastAsia="맑은 고딕" w:hAnsi="맑은 고딕" w:cs="굴림"/>
          <w:color w:val="333333"/>
          <w:spacing w:val="-5"/>
          <w:kern w:val="0"/>
          <w:sz w:val="29"/>
          <w:szCs w:val="29"/>
        </w:rPr>
        <w:t xml:space="preserve"> </w:t>
      </w:r>
    </w:p>
    <w:p w:rsidR="00273C0B" w:rsidRDefault="00273C0B" w:rsidP="00A0786B">
      <w:pPr>
        <w:widowControl/>
        <w:wordWrap/>
        <w:autoSpaceDE/>
        <w:autoSpaceDN/>
        <w:rPr>
          <w:rFonts w:ascii="맑은 고딕" w:eastAsia="맑은 고딕" w:hAnsi="맑은 고딕" w:cs="굴림"/>
          <w:color w:val="333333"/>
          <w:spacing w:val="-5"/>
          <w:kern w:val="0"/>
          <w:sz w:val="29"/>
          <w:szCs w:val="29"/>
        </w:rPr>
      </w:pPr>
    </w:p>
    <w:p w:rsidR="00CD0993" w:rsidRPr="00A0786B" w:rsidRDefault="00CD0993" w:rsidP="00A0786B">
      <w:pPr>
        <w:widowControl/>
        <w:wordWrap/>
        <w:autoSpaceDE/>
        <w:autoSpaceDN/>
        <w:rPr>
          <w:rFonts w:ascii="맑은 고딕" w:eastAsia="맑은 고딕" w:hAnsi="맑은 고딕" w:cs="굴림"/>
          <w:color w:val="333333"/>
          <w:spacing w:val="-5"/>
          <w:kern w:val="0"/>
          <w:sz w:val="29"/>
          <w:szCs w:val="29"/>
        </w:rPr>
      </w:pPr>
      <w:r>
        <w:rPr>
          <w:rFonts w:ascii="맑은 고딕" w:eastAsia="맑은 고딕" w:hAnsi="맑은 고딕" w:cs="굴림"/>
          <w:color w:val="333333"/>
          <w:spacing w:val="-5"/>
          <w:kern w:val="0"/>
          <w:sz w:val="29"/>
          <w:szCs w:val="29"/>
        </w:rPr>
        <w:t xml:space="preserve"> </w:t>
      </w:r>
      <w:r w:rsidR="00220B61">
        <w:rPr>
          <w:rFonts w:ascii="맑은 고딕" w:eastAsia="맑은 고딕" w:hAnsi="맑은 고딕" w:cs="굴림" w:hint="eastAsia"/>
          <w:color w:val="333333"/>
          <w:spacing w:val="-5"/>
          <w:kern w:val="0"/>
          <w:sz w:val="29"/>
          <w:szCs w:val="29"/>
        </w:rPr>
        <w:t>원글</w:t>
      </w:r>
      <w:r>
        <w:rPr>
          <w:rFonts w:ascii="맑은 고딕" w:eastAsia="맑은 고딕" w:hAnsi="맑은 고딕" w:cs="굴림" w:hint="eastAsia"/>
          <w:color w:val="333333"/>
          <w:spacing w:val="-5"/>
          <w:kern w:val="0"/>
          <w:sz w:val="29"/>
          <w:szCs w:val="29"/>
        </w:rPr>
        <w:t xml:space="preserve"> 내용은 </w:t>
      </w:r>
      <w:hyperlink r:id="rId92" w:history="1">
        <w:r w:rsidRPr="00AB00F4">
          <w:rPr>
            <w:rStyle w:val="a8"/>
            <w:rFonts w:ascii="맑은 고딕" w:eastAsia="맑은 고딕" w:hAnsi="맑은 고딕" w:cs="굴림"/>
            <w:spacing w:val="-5"/>
            <w:kern w:val="0"/>
            <w:sz w:val="29"/>
            <w:szCs w:val="29"/>
          </w:rPr>
          <w:t>https://subicura.com/2017/02/10/docker-guide-for-beginners-create-image-and-deploy.html</w:t>
        </w:r>
      </w:hyperlink>
      <w:r>
        <w:rPr>
          <w:rFonts w:ascii="맑은 고딕" w:eastAsia="맑은 고딕" w:hAnsi="맑은 고딕" w:cs="굴림"/>
          <w:color w:val="333333"/>
          <w:spacing w:val="-5"/>
          <w:kern w:val="0"/>
          <w:sz w:val="29"/>
          <w:szCs w:val="29"/>
        </w:rPr>
        <w:t xml:space="preserve"> </w:t>
      </w:r>
      <w:r w:rsidR="00273C0B">
        <w:rPr>
          <w:rFonts w:ascii="맑은 고딕" w:eastAsia="맑은 고딕" w:hAnsi="맑은 고딕" w:cs="굴림" w:hint="eastAsia"/>
          <w:color w:val="333333"/>
          <w:spacing w:val="-5"/>
          <w:kern w:val="0"/>
          <w:sz w:val="29"/>
          <w:szCs w:val="29"/>
        </w:rPr>
        <w:t>에서</w:t>
      </w:r>
      <w:r>
        <w:rPr>
          <w:rFonts w:ascii="맑은 고딕" w:eastAsia="맑은 고딕" w:hAnsi="맑은 고딕" w:cs="굴림" w:hint="eastAsia"/>
          <w:color w:val="333333"/>
          <w:spacing w:val="-5"/>
          <w:kern w:val="0"/>
          <w:sz w:val="29"/>
          <w:szCs w:val="29"/>
        </w:rPr>
        <w:t xml:space="preserve"> 확인 하시면 됩니다.</w:t>
      </w:r>
    </w:p>
    <w:sectPr w:rsidR="00CD0993" w:rsidRPr="00A0786B">
      <w:headerReference w:type="default" r:id="rId9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A8E" w:rsidRDefault="00622A8E" w:rsidP="002E4FA6">
      <w:pPr>
        <w:spacing w:after="0" w:line="240" w:lineRule="auto"/>
      </w:pPr>
      <w:r>
        <w:separator/>
      </w:r>
    </w:p>
  </w:endnote>
  <w:endnote w:type="continuationSeparator" w:id="0">
    <w:p w:rsidR="00622A8E" w:rsidRDefault="00622A8E" w:rsidP="002E4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NerdFontsSymbols Nerd Fon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A8E" w:rsidRDefault="00622A8E" w:rsidP="002E4FA6">
      <w:pPr>
        <w:spacing w:after="0" w:line="240" w:lineRule="auto"/>
      </w:pPr>
      <w:r>
        <w:separator/>
      </w:r>
    </w:p>
  </w:footnote>
  <w:footnote w:type="continuationSeparator" w:id="0">
    <w:p w:rsidR="00622A8E" w:rsidRDefault="00622A8E" w:rsidP="002E4F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729" w:rsidRDefault="00A30729" w:rsidP="002853A5">
    <w:pPr>
      <w:pStyle w:val="a3"/>
      <w:tabs>
        <w:tab w:val="clear" w:pos="4513"/>
        <w:tab w:val="clear" w:pos="9026"/>
        <w:tab w:val="center" w:pos="4820"/>
        <w:tab w:val="right" w:pos="9781"/>
      </w:tabs>
    </w:pPr>
    <w:r>
      <w:rPr>
        <w:noProof/>
      </w:rPr>
      <mc:AlternateContent>
        <mc:Choice Requires="wps">
          <w:drawing>
            <wp:anchor distT="4294967295" distB="4294967295" distL="114300" distR="114300" simplePos="0" relativeHeight="251659264" behindDoc="0" locked="0" layoutInCell="1" allowOverlap="1" wp14:anchorId="659E09FE" wp14:editId="7AF24A29">
              <wp:simplePos x="0" y="0"/>
              <wp:positionH relativeFrom="column">
                <wp:posOffset>-9525</wp:posOffset>
              </wp:positionH>
              <wp:positionV relativeFrom="paragraph">
                <wp:posOffset>297814</wp:posOffset>
              </wp:positionV>
              <wp:extent cx="6200775" cy="0"/>
              <wp:effectExtent l="0" t="0" r="28575" b="1905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0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0EF701" id="_x0000_t32" coordsize="21600,21600" o:spt="32" o:oned="t" path="m,l21600,21600e" filled="f">
              <v:path arrowok="t" fillok="f" o:connecttype="none"/>
              <o:lock v:ext="edit" shapetype="t"/>
            </v:shapetype>
            <v:shape id="AutoShape 1" o:spid="_x0000_s1026" type="#_x0000_t32" style="position:absolute;left:0;text-align:left;margin-left:-.75pt;margin-top:23.45pt;width:488.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rHwIAADsEAAAOAAAAZHJzL2Uyb0RvYy54bWysU82O2jAQvlfqO1i+QxIaW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"/>
          </w:pict>
        </mc:Fallback>
      </mc:AlternateContent>
    </w:r>
    <w:r>
      <w:t>D</w:t>
    </w:r>
    <w:r>
      <w:rPr>
        <w:rFonts w:hint="eastAsia"/>
      </w:rPr>
      <w:t>ocker 소개</w:t>
    </w:r>
  </w:p>
  <w:p w:rsidR="00A30729" w:rsidRPr="002853A5" w:rsidRDefault="00A30729" w:rsidP="002853A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E64021"/>
    <w:multiLevelType w:val="hybridMultilevel"/>
    <w:tmpl w:val="989C44C4"/>
    <w:lvl w:ilvl="0" w:tplc="0409000F">
      <w:start w:val="1"/>
      <w:numFmt w:val="decimal"/>
      <w:lvlText w:val="%1."/>
      <w:lvlJc w:val="left"/>
      <w:pPr>
        <w:ind w:left="1020" w:hanging="360"/>
      </w:pPr>
      <w:rPr>
        <w:rFonts w:hint="default"/>
      </w:rPr>
    </w:lvl>
    <w:lvl w:ilvl="1" w:tplc="04090019" w:tentative="1">
      <w:start w:val="1"/>
      <w:numFmt w:val="upperLetter"/>
      <w:lvlText w:val="%2."/>
      <w:lvlJc w:val="left"/>
      <w:pPr>
        <w:ind w:left="1460" w:hanging="400"/>
      </w:pPr>
    </w:lvl>
    <w:lvl w:ilvl="2" w:tplc="0409001B" w:tentative="1">
      <w:start w:val="1"/>
      <w:numFmt w:val="lowerRoman"/>
      <w:lvlText w:val="%3."/>
      <w:lvlJc w:val="right"/>
      <w:pPr>
        <w:ind w:left="1860" w:hanging="400"/>
      </w:pPr>
    </w:lvl>
    <w:lvl w:ilvl="3" w:tplc="0409000F" w:tentative="1">
      <w:start w:val="1"/>
      <w:numFmt w:val="decimal"/>
      <w:lvlText w:val="%4."/>
      <w:lvlJc w:val="left"/>
      <w:pPr>
        <w:ind w:left="2260" w:hanging="400"/>
      </w:pPr>
    </w:lvl>
    <w:lvl w:ilvl="4" w:tplc="04090019" w:tentative="1">
      <w:start w:val="1"/>
      <w:numFmt w:val="upperLetter"/>
      <w:lvlText w:val="%5."/>
      <w:lvlJc w:val="left"/>
      <w:pPr>
        <w:ind w:left="2660" w:hanging="400"/>
      </w:pPr>
    </w:lvl>
    <w:lvl w:ilvl="5" w:tplc="0409001B" w:tentative="1">
      <w:start w:val="1"/>
      <w:numFmt w:val="lowerRoman"/>
      <w:lvlText w:val="%6."/>
      <w:lvlJc w:val="right"/>
      <w:pPr>
        <w:ind w:left="3060" w:hanging="400"/>
      </w:pPr>
    </w:lvl>
    <w:lvl w:ilvl="6" w:tplc="0409000F" w:tentative="1">
      <w:start w:val="1"/>
      <w:numFmt w:val="decimal"/>
      <w:lvlText w:val="%7."/>
      <w:lvlJc w:val="left"/>
      <w:pPr>
        <w:ind w:left="3460" w:hanging="400"/>
      </w:pPr>
    </w:lvl>
    <w:lvl w:ilvl="7" w:tplc="04090019" w:tentative="1">
      <w:start w:val="1"/>
      <w:numFmt w:val="upperLetter"/>
      <w:lvlText w:val="%8."/>
      <w:lvlJc w:val="left"/>
      <w:pPr>
        <w:ind w:left="3860" w:hanging="400"/>
      </w:pPr>
    </w:lvl>
    <w:lvl w:ilvl="8" w:tplc="0409001B" w:tentative="1">
      <w:start w:val="1"/>
      <w:numFmt w:val="lowerRoman"/>
      <w:lvlText w:val="%9."/>
      <w:lvlJc w:val="right"/>
      <w:pPr>
        <w:ind w:left="4260" w:hanging="400"/>
      </w:pPr>
    </w:lvl>
  </w:abstractNum>
  <w:abstractNum w:abstractNumId="1" w15:restartNumberingAfterBreak="0">
    <w:nsid w:val="2EFE0199"/>
    <w:multiLevelType w:val="multilevel"/>
    <w:tmpl w:val="0844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974E5"/>
    <w:multiLevelType w:val="hybridMultilevel"/>
    <w:tmpl w:val="C3BA4092"/>
    <w:lvl w:ilvl="0" w:tplc="0409000F">
      <w:start w:val="1"/>
      <w:numFmt w:val="decimal"/>
      <w:lvlText w:val="%1."/>
      <w:lvlJc w:val="left"/>
      <w:pPr>
        <w:ind w:left="660" w:hanging="360"/>
      </w:pPr>
      <w:rPr>
        <w:rFonts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3" w15:restartNumberingAfterBreak="0">
    <w:nsid w:val="3DA2316F"/>
    <w:multiLevelType w:val="hybridMultilevel"/>
    <w:tmpl w:val="EFE01D2C"/>
    <w:lvl w:ilvl="0" w:tplc="2AE86F5E">
      <w:start w:val="1"/>
      <w:numFmt w:val="decimal"/>
      <w:lvlText w:val="(%1)"/>
      <w:lvlJc w:val="left"/>
      <w:pPr>
        <w:ind w:left="660" w:hanging="360"/>
      </w:pPr>
      <w:rPr>
        <w:rFonts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4" w15:restartNumberingAfterBreak="0">
    <w:nsid w:val="5C8A6638"/>
    <w:multiLevelType w:val="hybridMultilevel"/>
    <w:tmpl w:val="CD5823EE"/>
    <w:lvl w:ilvl="0" w:tplc="D390B358">
      <w:start w:val="1"/>
      <w:numFmt w:val="decimal"/>
      <w:lvlText w:val="(%1)"/>
      <w:lvlJc w:val="left"/>
      <w:pPr>
        <w:ind w:left="1020" w:hanging="360"/>
      </w:pPr>
      <w:rPr>
        <w:rFonts w:hint="default"/>
      </w:rPr>
    </w:lvl>
    <w:lvl w:ilvl="1" w:tplc="04090019" w:tentative="1">
      <w:start w:val="1"/>
      <w:numFmt w:val="upperLetter"/>
      <w:lvlText w:val="%2."/>
      <w:lvlJc w:val="left"/>
      <w:pPr>
        <w:ind w:left="1460" w:hanging="400"/>
      </w:pPr>
    </w:lvl>
    <w:lvl w:ilvl="2" w:tplc="0409001B" w:tentative="1">
      <w:start w:val="1"/>
      <w:numFmt w:val="lowerRoman"/>
      <w:lvlText w:val="%3."/>
      <w:lvlJc w:val="right"/>
      <w:pPr>
        <w:ind w:left="1860" w:hanging="400"/>
      </w:pPr>
    </w:lvl>
    <w:lvl w:ilvl="3" w:tplc="0409000F" w:tentative="1">
      <w:start w:val="1"/>
      <w:numFmt w:val="decimal"/>
      <w:lvlText w:val="%4."/>
      <w:lvlJc w:val="left"/>
      <w:pPr>
        <w:ind w:left="2260" w:hanging="400"/>
      </w:pPr>
    </w:lvl>
    <w:lvl w:ilvl="4" w:tplc="04090019" w:tentative="1">
      <w:start w:val="1"/>
      <w:numFmt w:val="upperLetter"/>
      <w:lvlText w:val="%5."/>
      <w:lvlJc w:val="left"/>
      <w:pPr>
        <w:ind w:left="2660" w:hanging="400"/>
      </w:pPr>
    </w:lvl>
    <w:lvl w:ilvl="5" w:tplc="0409001B" w:tentative="1">
      <w:start w:val="1"/>
      <w:numFmt w:val="lowerRoman"/>
      <w:lvlText w:val="%6."/>
      <w:lvlJc w:val="right"/>
      <w:pPr>
        <w:ind w:left="3060" w:hanging="400"/>
      </w:pPr>
    </w:lvl>
    <w:lvl w:ilvl="6" w:tplc="0409000F" w:tentative="1">
      <w:start w:val="1"/>
      <w:numFmt w:val="decimal"/>
      <w:lvlText w:val="%7."/>
      <w:lvlJc w:val="left"/>
      <w:pPr>
        <w:ind w:left="3460" w:hanging="400"/>
      </w:pPr>
    </w:lvl>
    <w:lvl w:ilvl="7" w:tplc="04090019" w:tentative="1">
      <w:start w:val="1"/>
      <w:numFmt w:val="upperLetter"/>
      <w:lvlText w:val="%8."/>
      <w:lvlJc w:val="left"/>
      <w:pPr>
        <w:ind w:left="3860" w:hanging="400"/>
      </w:pPr>
    </w:lvl>
    <w:lvl w:ilvl="8" w:tplc="0409001B" w:tentative="1">
      <w:start w:val="1"/>
      <w:numFmt w:val="lowerRoman"/>
      <w:lvlText w:val="%9."/>
      <w:lvlJc w:val="right"/>
      <w:pPr>
        <w:ind w:left="4260" w:hanging="400"/>
      </w:pPr>
    </w:lvl>
  </w:abstractNum>
  <w:abstractNum w:abstractNumId="5" w15:restartNumberingAfterBreak="0">
    <w:nsid w:val="5E2743E6"/>
    <w:multiLevelType w:val="hybridMultilevel"/>
    <w:tmpl w:val="05A6EA6A"/>
    <w:lvl w:ilvl="0" w:tplc="E52C8ABE">
      <w:start w:val="1"/>
      <w:numFmt w:val="decimal"/>
      <w:lvlText w:val="%1."/>
      <w:lvlJc w:val="left"/>
      <w:pPr>
        <w:ind w:left="660" w:hanging="360"/>
      </w:pPr>
      <w:rPr>
        <w:rFonts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6" w15:restartNumberingAfterBreak="0">
    <w:nsid w:val="74CD345A"/>
    <w:multiLevelType w:val="hybridMultilevel"/>
    <w:tmpl w:val="1BC00FC4"/>
    <w:lvl w:ilvl="0" w:tplc="04090011">
      <w:start w:val="1"/>
      <w:numFmt w:val="decimalEnclosedCircle"/>
      <w:lvlText w:val="%1"/>
      <w:lvlJc w:val="left"/>
      <w:pPr>
        <w:ind w:left="1020" w:hanging="360"/>
      </w:pPr>
      <w:rPr>
        <w:rFonts w:hint="default"/>
      </w:rPr>
    </w:lvl>
    <w:lvl w:ilvl="1" w:tplc="04090019" w:tentative="1">
      <w:start w:val="1"/>
      <w:numFmt w:val="upperLetter"/>
      <w:lvlText w:val="%2."/>
      <w:lvlJc w:val="left"/>
      <w:pPr>
        <w:ind w:left="1460" w:hanging="400"/>
      </w:pPr>
    </w:lvl>
    <w:lvl w:ilvl="2" w:tplc="0409001B" w:tentative="1">
      <w:start w:val="1"/>
      <w:numFmt w:val="lowerRoman"/>
      <w:lvlText w:val="%3."/>
      <w:lvlJc w:val="right"/>
      <w:pPr>
        <w:ind w:left="1860" w:hanging="400"/>
      </w:pPr>
    </w:lvl>
    <w:lvl w:ilvl="3" w:tplc="0409000F" w:tentative="1">
      <w:start w:val="1"/>
      <w:numFmt w:val="decimal"/>
      <w:lvlText w:val="%4."/>
      <w:lvlJc w:val="left"/>
      <w:pPr>
        <w:ind w:left="2260" w:hanging="400"/>
      </w:pPr>
    </w:lvl>
    <w:lvl w:ilvl="4" w:tplc="04090019" w:tentative="1">
      <w:start w:val="1"/>
      <w:numFmt w:val="upperLetter"/>
      <w:lvlText w:val="%5."/>
      <w:lvlJc w:val="left"/>
      <w:pPr>
        <w:ind w:left="2660" w:hanging="400"/>
      </w:pPr>
    </w:lvl>
    <w:lvl w:ilvl="5" w:tplc="0409001B" w:tentative="1">
      <w:start w:val="1"/>
      <w:numFmt w:val="lowerRoman"/>
      <w:lvlText w:val="%6."/>
      <w:lvlJc w:val="right"/>
      <w:pPr>
        <w:ind w:left="3060" w:hanging="400"/>
      </w:pPr>
    </w:lvl>
    <w:lvl w:ilvl="6" w:tplc="0409000F" w:tentative="1">
      <w:start w:val="1"/>
      <w:numFmt w:val="decimal"/>
      <w:lvlText w:val="%7."/>
      <w:lvlJc w:val="left"/>
      <w:pPr>
        <w:ind w:left="3460" w:hanging="400"/>
      </w:pPr>
    </w:lvl>
    <w:lvl w:ilvl="7" w:tplc="04090019" w:tentative="1">
      <w:start w:val="1"/>
      <w:numFmt w:val="upperLetter"/>
      <w:lvlText w:val="%8."/>
      <w:lvlJc w:val="left"/>
      <w:pPr>
        <w:ind w:left="3860" w:hanging="400"/>
      </w:pPr>
    </w:lvl>
    <w:lvl w:ilvl="8" w:tplc="0409001B" w:tentative="1">
      <w:start w:val="1"/>
      <w:numFmt w:val="lowerRoman"/>
      <w:lvlText w:val="%9."/>
      <w:lvlJc w:val="right"/>
      <w:pPr>
        <w:ind w:left="4260" w:hanging="400"/>
      </w:pPr>
    </w:lvl>
  </w:abstractNum>
  <w:num w:numId="1">
    <w:abstractNumId w:val="5"/>
  </w:num>
  <w:num w:numId="2">
    <w:abstractNumId w:val="6"/>
  </w:num>
  <w:num w:numId="3">
    <w:abstractNumId w:val="2"/>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FA6"/>
    <w:rsid w:val="0001305E"/>
    <w:rsid w:val="000B438A"/>
    <w:rsid w:val="000C3604"/>
    <w:rsid w:val="000E0BE6"/>
    <w:rsid w:val="00115742"/>
    <w:rsid w:val="00127580"/>
    <w:rsid w:val="00146346"/>
    <w:rsid w:val="00147D50"/>
    <w:rsid w:val="001544F8"/>
    <w:rsid w:val="001914FB"/>
    <w:rsid w:val="001D59A7"/>
    <w:rsid w:val="001E6DD6"/>
    <w:rsid w:val="001F31B4"/>
    <w:rsid w:val="00220B61"/>
    <w:rsid w:val="002353EC"/>
    <w:rsid w:val="00243F40"/>
    <w:rsid w:val="00252A77"/>
    <w:rsid w:val="00273C0B"/>
    <w:rsid w:val="002853A5"/>
    <w:rsid w:val="00287856"/>
    <w:rsid w:val="002E4FA6"/>
    <w:rsid w:val="003B3B85"/>
    <w:rsid w:val="003C50C9"/>
    <w:rsid w:val="003D3179"/>
    <w:rsid w:val="00473C3C"/>
    <w:rsid w:val="004B16CF"/>
    <w:rsid w:val="004C1D39"/>
    <w:rsid w:val="004F2B9E"/>
    <w:rsid w:val="00501318"/>
    <w:rsid w:val="005372E4"/>
    <w:rsid w:val="005545D9"/>
    <w:rsid w:val="005F4483"/>
    <w:rsid w:val="00622A8E"/>
    <w:rsid w:val="006652D5"/>
    <w:rsid w:val="00673F91"/>
    <w:rsid w:val="006C29CF"/>
    <w:rsid w:val="006E5A49"/>
    <w:rsid w:val="006E6D91"/>
    <w:rsid w:val="007324CE"/>
    <w:rsid w:val="00751D2E"/>
    <w:rsid w:val="007558E4"/>
    <w:rsid w:val="00762F9A"/>
    <w:rsid w:val="00771CED"/>
    <w:rsid w:val="007E344E"/>
    <w:rsid w:val="007F1AF5"/>
    <w:rsid w:val="007F4692"/>
    <w:rsid w:val="00816757"/>
    <w:rsid w:val="00827B9B"/>
    <w:rsid w:val="00857F9D"/>
    <w:rsid w:val="00860054"/>
    <w:rsid w:val="00861516"/>
    <w:rsid w:val="008810E1"/>
    <w:rsid w:val="008C0964"/>
    <w:rsid w:val="00920637"/>
    <w:rsid w:val="00946C85"/>
    <w:rsid w:val="009661BC"/>
    <w:rsid w:val="009C2C2D"/>
    <w:rsid w:val="00A036A1"/>
    <w:rsid w:val="00A0786B"/>
    <w:rsid w:val="00A10FF9"/>
    <w:rsid w:val="00A26D4A"/>
    <w:rsid w:val="00A30729"/>
    <w:rsid w:val="00A30C31"/>
    <w:rsid w:val="00A37AD0"/>
    <w:rsid w:val="00A565B2"/>
    <w:rsid w:val="00A57041"/>
    <w:rsid w:val="00A66308"/>
    <w:rsid w:val="00AA048D"/>
    <w:rsid w:val="00AE10D3"/>
    <w:rsid w:val="00AF1523"/>
    <w:rsid w:val="00B03123"/>
    <w:rsid w:val="00B10754"/>
    <w:rsid w:val="00B32E94"/>
    <w:rsid w:val="00B84166"/>
    <w:rsid w:val="00BB54E6"/>
    <w:rsid w:val="00BF4507"/>
    <w:rsid w:val="00C374CA"/>
    <w:rsid w:val="00C402ED"/>
    <w:rsid w:val="00C443A5"/>
    <w:rsid w:val="00C44ED0"/>
    <w:rsid w:val="00C77AB6"/>
    <w:rsid w:val="00C94A97"/>
    <w:rsid w:val="00CA12BF"/>
    <w:rsid w:val="00CB5036"/>
    <w:rsid w:val="00CD0993"/>
    <w:rsid w:val="00D3211E"/>
    <w:rsid w:val="00D42C59"/>
    <w:rsid w:val="00D537BF"/>
    <w:rsid w:val="00D90FD4"/>
    <w:rsid w:val="00D924EC"/>
    <w:rsid w:val="00E471BD"/>
    <w:rsid w:val="00E83E6D"/>
    <w:rsid w:val="00EA7696"/>
    <w:rsid w:val="00EA7B95"/>
    <w:rsid w:val="00ED5F55"/>
    <w:rsid w:val="00EF2184"/>
    <w:rsid w:val="00F4545F"/>
    <w:rsid w:val="00F55D38"/>
    <w:rsid w:val="00F62E96"/>
    <w:rsid w:val="00F70BC5"/>
    <w:rsid w:val="00F768B7"/>
    <w:rsid w:val="00F97F40"/>
    <w:rsid w:val="00FE1627"/>
    <w:rsid w:val="00FF63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C8EF12-A18E-4117-9911-0848CF574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C77AB6"/>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C77AB6"/>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uiPriority w:val="9"/>
    <w:rsid w:val="00C77AB6"/>
    <w:rPr>
      <w:rFonts w:ascii="굴림" w:eastAsia="굴림" w:hAnsi="굴림" w:cs="굴림"/>
      <w:b/>
      <w:bCs/>
      <w:kern w:val="0"/>
      <w:sz w:val="36"/>
      <w:szCs w:val="36"/>
    </w:rPr>
  </w:style>
  <w:style w:type="character" w:customStyle="1" w:styleId="3Char">
    <w:name w:val="제목 3 Char"/>
    <w:basedOn w:val="a0"/>
    <w:link w:val="3"/>
    <w:uiPriority w:val="9"/>
    <w:rsid w:val="00C77AB6"/>
    <w:rPr>
      <w:rFonts w:ascii="굴림" w:eastAsia="굴림" w:hAnsi="굴림" w:cs="굴림"/>
      <w:b/>
      <w:bCs/>
      <w:kern w:val="0"/>
      <w:sz w:val="27"/>
      <w:szCs w:val="27"/>
    </w:rPr>
  </w:style>
  <w:style w:type="paragraph" w:styleId="a3">
    <w:name w:val="header"/>
    <w:basedOn w:val="a"/>
    <w:link w:val="Char"/>
    <w:uiPriority w:val="99"/>
    <w:unhideWhenUsed/>
    <w:rsid w:val="002E4FA6"/>
    <w:pPr>
      <w:tabs>
        <w:tab w:val="center" w:pos="4513"/>
        <w:tab w:val="right" w:pos="9026"/>
      </w:tabs>
      <w:snapToGrid w:val="0"/>
    </w:pPr>
  </w:style>
  <w:style w:type="character" w:customStyle="1" w:styleId="Char">
    <w:name w:val="머리글 Char"/>
    <w:basedOn w:val="a0"/>
    <w:link w:val="a3"/>
    <w:uiPriority w:val="99"/>
    <w:rsid w:val="002E4FA6"/>
  </w:style>
  <w:style w:type="paragraph" w:styleId="a4">
    <w:name w:val="footer"/>
    <w:basedOn w:val="a"/>
    <w:link w:val="Char0"/>
    <w:uiPriority w:val="99"/>
    <w:unhideWhenUsed/>
    <w:rsid w:val="002E4FA6"/>
    <w:pPr>
      <w:tabs>
        <w:tab w:val="center" w:pos="4513"/>
        <w:tab w:val="right" w:pos="9026"/>
      </w:tabs>
      <w:snapToGrid w:val="0"/>
    </w:pPr>
  </w:style>
  <w:style w:type="character" w:customStyle="1" w:styleId="Char0">
    <w:name w:val="바닥글 Char"/>
    <w:basedOn w:val="a0"/>
    <w:link w:val="a4"/>
    <w:uiPriority w:val="99"/>
    <w:rsid w:val="002E4FA6"/>
  </w:style>
  <w:style w:type="paragraph" w:styleId="a5">
    <w:name w:val="List Paragraph"/>
    <w:basedOn w:val="a"/>
    <w:uiPriority w:val="34"/>
    <w:qFormat/>
    <w:rsid w:val="00E471BD"/>
    <w:pPr>
      <w:ind w:leftChars="400" w:left="800"/>
    </w:pPr>
  </w:style>
  <w:style w:type="table" w:styleId="a6">
    <w:name w:val="Table Grid"/>
    <w:basedOn w:val="a1"/>
    <w:uiPriority w:val="39"/>
    <w:rsid w:val="007F4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semiHidden/>
    <w:unhideWhenUsed/>
    <w:rsid w:val="006652D5"/>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6652D5"/>
    <w:rPr>
      <w:rFonts w:asciiTheme="majorHAnsi" w:eastAsiaTheme="majorEastAsia" w:hAnsiTheme="majorHAnsi" w:cstheme="majorBidi"/>
      <w:sz w:val="18"/>
      <w:szCs w:val="18"/>
    </w:rPr>
  </w:style>
  <w:style w:type="character" w:styleId="a8">
    <w:name w:val="Hyperlink"/>
    <w:basedOn w:val="a0"/>
    <w:uiPriority w:val="99"/>
    <w:unhideWhenUsed/>
    <w:rsid w:val="00A57041"/>
    <w:rPr>
      <w:color w:val="0563C1" w:themeColor="hyperlink"/>
      <w:u w:val="single"/>
    </w:rPr>
  </w:style>
  <w:style w:type="paragraph" w:styleId="a9">
    <w:name w:val="Normal (Web)"/>
    <w:basedOn w:val="a"/>
    <w:uiPriority w:val="99"/>
    <w:semiHidden/>
    <w:unhideWhenUsed/>
    <w:rsid w:val="00C77AB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a">
    <w:name w:val="Strong"/>
    <w:basedOn w:val="a0"/>
    <w:uiPriority w:val="22"/>
    <w:qFormat/>
    <w:rsid w:val="00C77AB6"/>
    <w:rPr>
      <w:b/>
      <w:bCs/>
    </w:rPr>
  </w:style>
  <w:style w:type="character" w:styleId="HTML">
    <w:name w:val="HTML Code"/>
    <w:basedOn w:val="a0"/>
    <w:uiPriority w:val="99"/>
    <w:semiHidden/>
    <w:unhideWhenUsed/>
    <w:rsid w:val="00C77AB6"/>
    <w:rPr>
      <w:rFonts w:ascii="굴림체" w:eastAsia="굴림체" w:hAnsi="굴림체" w:cs="굴림체"/>
      <w:sz w:val="24"/>
      <w:szCs w:val="24"/>
    </w:rPr>
  </w:style>
  <w:style w:type="character" w:customStyle="1" w:styleId="pl-c">
    <w:name w:val="pl-c"/>
    <w:basedOn w:val="a0"/>
    <w:rsid w:val="00C77AB6"/>
  </w:style>
  <w:style w:type="character" w:customStyle="1" w:styleId="pl-k">
    <w:name w:val="pl-k"/>
    <w:basedOn w:val="a0"/>
    <w:rsid w:val="00C77AB6"/>
  </w:style>
  <w:style w:type="character" w:customStyle="1" w:styleId="pl-s">
    <w:name w:val="pl-s"/>
    <w:basedOn w:val="a0"/>
    <w:rsid w:val="00C77AB6"/>
  </w:style>
  <w:style w:type="paragraph" w:styleId="HTML0">
    <w:name w:val="HTML Preformatted"/>
    <w:basedOn w:val="a"/>
    <w:link w:val="HTMLChar"/>
    <w:uiPriority w:val="99"/>
    <w:unhideWhenUsed/>
    <w:rsid w:val="00C77A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rsid w:val="00C77AB6"/>
    <w:rPr>
      <w:rFonts w:ascii="굴림체" w:eastAsia="굴림체" w:hAnsi="굴림체" w:cs="굴림체"/>
      <w:kern w:val="0"/>
      <w:sz w:val="24"/>
      <w:szCs w:val="24"/>
    </w:rPr>
  </w:style>
  <w:style w:type="character" w:customStyle="1" w:styleId="pl-ent">
    <w:name w:val="pl-ent"/>
    <w:basedOn w:val="a0"/>
    <w:rsid w:val="00C77AB6"/>
  </w:style>
  <w:style w:type="character" w:customStyle="1" w:styleId="pl-pds">
    <w:name w:val="pl-pds"/>
    <w:basedOn w:val="a0"/>
    <w:rsid w:val="00C77AB6"/>
  </w:style>
  <w:style w:type="character" w:customStyle="1" w:styleId="line">
    <w:name w:val="line"/>
    <w:basedOn w:val="a0"/>
    <w:rsid w:val="00C77AB6"/>
  </w:style>
  <w:style w:type="character" w:customStyle="1" w:styleId="fg-10">
    <w:name w:val="fg-10"/>
    <w:basedOn w:val="a0"/>
    <w:rsid w:val="00C77AB6"/>
  </w:style>
  <w:style w:type="character" w:customStyle="1" w:styleId="fg-14">
    <w:name w:val="fg-14"/>
    <w:basedOn w:val="a0"/>
    <w:rsid w:val="00C77AB6"/>
  </w:style>
  <w:style w:type="character" w:customStyle="1" w:styleId="time-elapsed">
    <w:name w:val="time-elapsed"/>
    <w:basedOn w:val="a0"/>
    <w:rsid w:val="00C77AB6"/>
  </w:style>
  <w:style w:type="character" w:customStyle="1" w:styleId="n">
    <w:name w:val="n"/>
    <w:basedOn w:val="a0"/>
    <w:rsid w:val="00C77AB6"/>
  </w:style>
  <w:style w:type="character" w:customStyle="1" w:styleId="s1">
    <w:name w:val="s1"/>
    <w:basedOn w:val="a0"/>
    <w:rsid w:val="00C77AB6"/>
  </w:style>
  <w:style w:type="character" w:customStyle="1" w:styleId="nb">
    <w:name w:val="nb"/>
    <w:basedOn w:val="a0"/>
    <w:rsid w:val="00C77AB6"/>
  </w:style>
  <w:style w:type="character" w:customStyle="1" w:styleId="k">
    <w:name w:val="k"/>
    <w:basedOn w:val="a0"/>
    <w:rsid w:val="00C77AB6"/>
  </w:style>
  <w:style w:type="character" w:customStyle="1" w:styleId="no">
    <w:name w:val="no"/>
    <w:basedOn w:val="a0"/>
    <w:rsid w:val="00C77AB6"/>
  </w:style>
  <w:style w:type="character" w:customStyle="1" w:styleId="p">
    <w:name w:val="p"/>
    <w:basedOn w:val="a0"/>
    <w:rsid w:val="00C77AB6"/>
  </w:style>
  <w:style w:type="character" w:customStyle="1" w:styleId="nf">
    <w:name w:val="nf"/>
    <w:basedOn w:val="a0"/>
    <w:rsid w:val="00C77AB6"/>
  </w:style>
  <w:style w:type="character" w:customStyle="1" w:styleId="c">
    <w:name w:val="c"/>
    <w:basedOn w:val="a0"/>
    <w:rsid w:val="00C77AB6"/>
  </w:style>
  <w:style w:type="character" w:customStyle="1" w:styleId="fg-4">
    <w:name w:val="fg-4"/>
    <w:basedOn w:val="a0"/>
    <w:rsid w:val="00C77AB6"/>
  </w:style>
  <w:style w:type="character" w:customStyle="1" w:styleId="fg-5">
    <w:name w:val="fg-5"/>
    <w:basedOn w:val="a0"/>
    <w:rsid w:val="00C77AB6"/>
  </w:style>
  <w:style w:type="character" w:customStyle="1" w:styleId="fg-2">
    <w:name w:val="fg-2"/>
    <w:basedOn w:val="a0"/>
    <w:rsid w:val="00C77AB6"/>
  </w:style>
  <w:style w:type="character" w:customStyle="1" w:styleId="nt">
    <w:name w:val="nt"/>
    <w:basedOn w:val="a0"/>
    <w:rsid w:val="00C77AB6"/>
  </w:style>
  <w:style w:type="character" w:customStyle="1" w:styleId="se">
    <w:name w:val="se"/>
    <w:basedOn w:val="a0"/>
    <w:rsid w:val="00C77AB6"/>
  </w:style>
  <w:style w:type="character" w:customStyle="1" w:styleId="nv">
    <w:name w:val="nv"/>
    <w:basedOn w:val="a0"/>
    <w:rsid w:val="00C77AB6"/>
  </w:style>
  <w:style w:type="character" w:customStyle="1" w:styleId="s2">
    <w:name w:val="s2"/>
    <w:basedOn w:val="a0"/>
    <w:rsid w:val="00C77AB6"/>
  </w:style>
  <w:style w:type="character" w:customStyle="1" w:styleId="o">
    <w:name w:val="o"/>
    <w:basedOn w:val="a0"/>
    <w:rsid w:val="00C77AB6"/>
  </w:style>
  <w:style w:type="character" w:styleId="ab">
    <w:name w:val="Emphasis"/>
    <w:basedOn w:val="a0"/>
    <w:uiPriority w:val="20"/>
    <w:qFormat/>
    <w:rsid w:val="00C77AB6"/>
    <w:rPr>
      <w:i/>
      <w:iCs/>
    </w:rPr>
  </w:style>
  <w:style w:type="character" w:styleId="ac">
    <w:name w:val="FollowedHyperlink"/>
    <w:basedOn w:val="a0"/>
    <w:uiPriority w:val="99"/>
    <w:semiHidden/>
    <w:unhideWhenUsed/>
    <w:rsid w:val="00CB5036"/>
    <w:rPr>
      <w:color w:val="800080"/>
      <w:u w:val="single"/>
    </w:rPr>
  </w:style>
  <w:style w:type="character" w:customStyle="1" w:styleId="octicon">
    <w:name w:val="octicon"/>
    <w:basedOn w:val="a0"/>
    <w:rsid w:val="00CB5036"/>
  </w:style>
  <w:style w:type="character" w:customStyle="1" w:styleId="playback-button">
    <w:name w:val="playback-button"/>
    <w:basedOn w:val="a0"/>
    <w:rsid w:val="00CB5036"/>
  </w:style>
  <w:style w:type="character" w:customStyle="1" w:styleId="timer">
    <w:name w:val="timer"/>
    <w:basedOn w:val="a0"/>
    <w:rsid w:val="00CB5036"/>
  </w:style>
  <w:style w:type="character" w:customStyle="1" w:styleId="fullscreen-button">
    <w:name w:val="fullscreen-button"/>
    <w:basedOn w:val="a0"/>
    <w:rsid w:val="00CB5036"/>
  </w:style>
  <w:style w:type="character" w:customStyle="1" w:styleId="progressbar">
    <w:name w:val="progressbar"/>
    <w:basedOn w:val="a0"/>
    <w:rsid w:val="00CB5036"/>
  </w:style>
  <w:style w:type="character" w:customStyle="1" w:styleId="bar">
    <w:name w:val="bar"/>
    <w:basedOn w:val="a0"/>
    <w:rsid w:val="00CB5036"/>
  </w:style>
  <w:style w:type="character" w:customStyle="1" w:styleId="gutter">
    <w:name w:val="gutter"/>
    <w:basedOn w:val="a0"/>
    <w:rsid w:val="00CB5036"/>
  </w:style>
  <w:style w:type="character" w:customStyle="1" w:styleId="si">
    <w:name w:val="si"/>
    <w:basedOn w:val="a0"/>
    <w:rsid w:val="00CB5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07042">
      <w:bodyDiv w:val="1"/>
      <w:marLeft w:val="0"/>
      <w:marRight w:val="0"/>
      <w:marTop w:val="0"/>
      <w:marBottom w:val="0"/>
      <w:divBdr>
        <w:top w:val="none" w:sz="0" w:space="0" w:color="auto"/>
        <w:left w:val="none" w:sz="0" w:space="0" w:color="auto"/>
        <w:bottom w:val="none" w:sz="0" w:space="0" w:color="auto"/>
        <w:right w:val="none" w:sz="0" w:space="0" w:color="auto"/>
      </w:divBdr>
      <w:divsChild>
        <w:div w:id="582497264">
          <w:marLeft w:val="0"/>
          <w:marRight w:val="0"/>
          <w:marTop w:val="0"/>
          <w:marBottom w:val="0"/>
          <w:divBdr>
            <w:top w:val="none" w:sz="0" w:space="0" w:color="auto"/>
            <w:left w:val="none" w:sz="0" w:space="0" w:color="auto"/>
            <w:bottom w:val="none" w:sz="0" w:space="0" w:color="auto"/>
            <w:right w:val="none" w:sz="0" w:space="0" w:color="auto"/>
          </w:divBdr>
          <w:divsChild>
            <w:div w:id="602153767">
              <w:marLeft w:val="0"/>
              <w:marRight w:val="0"/>
              <w:marTop w:val="0"/>
              <w:marBottom w:val="0"/>
              <w:divBdr>
                <w:top w:val="none" w:sz="0" w:space="0" w:color="auto"/>
                <w:left w:val="none" w:sz="0" w:space="0" w:color="auto"/>
                <w:bottom w:val="none" w:sz="0" w:space="0" w:color="auto"/>
                <w:right w:val="none" w:sz="0" w:space="0" w:color="auto"/>
              </w:divBdr>
            </w:div>
          </w:divsChild>
        </w:div>
        <w:div w:id="1411349837">
          <w:marLeft w:val="0"/>
          <w:marRight w:val="0"/>
          <w:marTop w:val="0"/>
          <w:marBottom w:val="0"/>
          <w:divBdr>
            <w:top w:val="none" w:sz="0" w:space="0" w:color="auto"/>
            <w:left w:val="none" w:sz="0" w:space="0" w:color="auto"/>
            <w:bottom w:val="none" w:sz="0" w:space="0" w:color="auto"/>
            <w:right w:val="none" w:sz="0" w:space="0" w:color="auto"/>
          </w:divBdr>
          <w:divsChild>
            <w:div w:id="1603605344">
              <w:marLeft w:val="0"/>
              <w:marRight w:val="0"/>
              <w:marTop w:val="0"/>
              <w:marBottom w:val="0"/>
              <w:divBdr>
                <w:top w:val="none" w:sz="0" w:space="0" w:color="auto"/>
                <w:left w:val="none" w:sz="0" w:space="0" w:color="auto"/>
                <w:bottom w:val="none" w:sz="0" w:space="0" w:color="auto"/>
                <w:right w:val="none" w:sz="0" w:space="0" w:color="auto"/>
              </w:divBdr>
            </w:div>
          </w:divsChild>
        </w:div>
        <w:div w:id="255092702">
          <w:blockQuote w:val="1"/>
          <w:marLeft w:val="-360"/>
          <w:marRight w:val="0"/>
          <w:marTop w:val="0"/>
          <w:marBottom w:val="450"/>
          <w:divBdr>
            <w:top w:val="none" w:sz="0" w:space="0" w:color="auto"/>
            <w:left w:val="single" w:sz="18" w:space="15" w:color="DE6E74"/>
            <w:bottom w:val="none" w:sz="0" w:space="0" w:color="auto"/>
            <w:right w:val="none" w:sz="0" w:space="0" w:color="auto"/>
          </w:divBdr>
        </w:div>
        <w:div w:id="2032342285">
          <w:marLeft w:val="0"/>
          <w:marRight w:val="0"/>
          <w:marTop w:val="0"/>
          <w:marBottom w:val="240"/>
          <w:divBdr>
            <w:top w:val="single" w:sz="6" w:space="0" w:color="DDDDDD"/>
            <w:left w:val="single" w:sz="6" w:space="0" w:color="DDDDDD"/>
            <w:bottom w:val="single" w:sz="6" w:space="0" w:color="CCCCCC"/>
            <w:right w:val="single" w:sz="6" w:space="0" w:color="DDDDDD"/>
          </w:divBdr>
          <w:divsChild>
            <w:div w:id="1756046822">
              <w:marLeft w:val="0"/>
              <w:marRight w:val="0"/>
              <w:marTop w:val="0"/>
              <w:marBottom w:val="0"/>
              <w:divBdr>
                <w:top w:val="none" w:sz="0" w:space="0" w:color="auto"/>
                <w:left w:val="none" w:sz="0" w:space="0" w:color="auto"/>
                <w:bottom w:val="single" w:sz="6" w:space="0" w:color="DDDDDD"/>
                <w:right w:val="none" w:sz="0" w:space="0" w:color="auto"/>
              </w:divBdr>
              <w:divsChild>
                <w:div w:id="250163069">
                  <w:marLeft w:val="0"/>
                  <w:marRight w:val="0"/>
                  <w:marTop w:val="0"/>
                  <w:marBottom w:val="0"/>
                  <w:divBdr>
                    <w:top w:val="none" w:sz="0" w:space="0" w:color="auto"/>
                    <w:left w:val="none" w:sz="0" w:space="0" w:color="auto"/>
                    <w:bottom w:val="none" w:sz="0" w:space="0" w:color="auto"/>
                    <w:right w:val="none" w:sz="0" w:space="0" w:color="auto"/>
                  </w:divBdr>
                  <w:divsChild>
                    <w:div w:id="2080663396">
                      <w:marLeft w:val="0"/>
                      <w:marRight w:val="0"/>
                      <w:marTop w:val="0"/>
                      <w:marBottom w:val="0"/>
                      <w:divBdr>
                        <w:top w:val="none" w:sz="0" w:space="0" w:color="auto"/>
                        <w:left w:val="none" w:sz="0" w:space="0" w:color="auto"/>
                        <w:bottom w:val="none" w:sz="0" w:space="0" w:color="auto"/>
                        <w:right w:val="none" w:sz="0" w:space="0" w:color="auto"/>
                      </w:divBdr>
                      <w:divsChild>
                        <w:div w:id="105573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36446">
              <w:marLeft w:val="0"/>
              <w:marRight w:val="0"/>
              <w:marTop w:val="0"/>
              <w:marBottom w:val="0"/>
              <w:divBdr>
                <w:top w:val="none" w:sz="0" w:space="0" w:color="auto"/>
                <w:left w:val="none" w:sz="0" w:space="0" w:color="auto"/>
                <w:bottom w:val="none" w:sz="0" w:space="0" w:color="auto"/>
                <w:right w:val="none" w:sz="0" w:space="0" w:color="auto"/>
              </w:divBdr>
            </w:div>
          </w:divsChild>
        </w:div>
        <w:div w:id="705258242">
          <w:marLeft w:val="0"/>
          <w:marRight w:val="0"/>
          <w:marTop w:val="0"/>
          <w:marBottom w:val="0"/>
          <w:divBdr>
            <w:top w:val="none" w:sz="0" w:space="0" w:color="auto"/>
            <w:left w:val="none" w:sz="0" w:space="0" w:color="auto"/>
            <w:bottom w:val="none" w:sz="0" w:space="0" w:color="auto"/>
            <w:right w:val="none" w:sz="0" w:space="0" w:color="auto"/>
          </w:divBdr>
          <w:divsChild>
            <w:div w:id="1236085324">
              <w:marLeft w:val="0"/>
              <w:marRight w:val="0"/>
              <w:marTop w:val="0"/>
              <w:marBottom w:val="0"/>
              <w:divBdr>
                <w:top w:val="none" w:sz="0" w:space="0" w:color="auto"/>
                <w:left w:val="none" w:sz="0" w:space="0" w:color="auto"/>
                <w:bottom w:val="none" w:sz="0" w:space="0" w:color="auto"/>
                <w:right w:val="none" w:sz="0" w:space="0" w:color="auto"/>
              </w:divBdr>
            </w:div>
          </w:divsChild>
        </w:div>
        <w:div w:id="1620868112">
          <w:marLeft w:val="0"/>
          <w:marRight w:val="0"/>
          <w:marTop w:val="0"/>
          <w:marBottom w:val="0"/>
          <w:divBdr>
            <w:top w:val="none" w:sz="0" w:space="0" w:color="auto"/>
            <w:left w:val="none" w:sz="0" w:space="0" w:color="auto"/>
            <w:bottom w:val="none" w:sz="0" w:space="0" w:color="auto"/>
            <w:right w:val="none" w:sz="0" w:space="0" w:color="auto"/>
          </w:divBdr>
          <w:divsChild>
            <w:div w:id="601035816">
              <w:marLeft w:val="0"/>
              <w:marRight w:val="0"/>
              <w:marTop w:val="0"/>
              <w:marBottom w:val="300"/>
              <w:divBdr>
                <w:top w:val="none" w:sz="0" w:space="0" w:color="auto"/>
                <w:left w:val="none" w:sz="0" w:space="0" w:color="auto"/>
                <w:bottom w:val="none" w:sz="0" w:space="0" w:color="auto"/>
                <w:right w:val="none" w:sz="0" w:space="0" w:color="auto"/>
              </w:divBdr>
            </w:div>
          </w:divsChild>
        </w:div>
        <w:div w:id="1442605409">
          <w:marLeft w:val="0"/>
          <w:marRight w:val="0"/>
          <w:marTop w:val="0"/>
          <w:marBottom w:val="0"/>
          <w:divBdr>
            <w:top w:val="none" w:sz="0" w:space="0" w:color="auto"/>
            <w:left w:val="none" w:sz="0" w:space="0" w:color="auto"/>
            <w:bottom w:val="none" w:sz="0" w:space="0" w:color="auto"/>
            <w:right w:val="none" w:sz="0" w:space="0" w:color="auto"/>
          </w:divBdr>
          <w:divsChild>
            <w:div w:id="625359208">
              <w:marLeft w:val="0"/>
              <w:marRight w:val="0"/>
              <w:marTop w:val="0"/>
              <w:marBottom w:val="300"/>
              <w:divBdr>
                <w:top w:val="none" w:sz="0" w:space="0" w:color="auto"/>
                <w:left w:val="none" w:sz="0" w:space="0" w:color="auto"/>
                <w:bottom w:val="none" w:sz="0" w:space="0" w:color="auto"/>
                <w:right w:val="none" w:sz="0" w:space="0" w:color="auto"/>
              </w:divBdr>
            </w:div>
          </w:divsChild>
        </w:div>
        <w:div w:id="2020349049">
          <w:marLeft w:val="0"/>
          <w:marRight w:val="0"/>
          <w:marTop w:val="0"/>
          <w:marBottom w:val="0"/>
          <w:divBdr>
            <w:top w:val="none" w:sz="0" w:space="0" w:color="auto"/>
            <w:left w:val="none" w:sz="0" w:space="0" w:color="auto"/>
            <w:bottom w:val="none" w:sz="0" w:space="0" w:color="auto"/>
            <w:right w:val="none" w:sz="0" w:space="0" w:color="auto"/>
          </w:divBdr>
          <w:divsChild>
            <w:div w:id="1693602928">
              <w:marLeft w:val="0"/>
              <w:marRight w:val="0"/>
              <w:marTop w:val="0"/>
              <w:marBottom w:val="300"/>
              <w:divBdr>
                <w:top w:val="none" w:sz="0" w:space="0" w:color="auto"/>
                <w:left w:val="none" w:sz="0" w:space="0" w:color="auto"/>
                <w:bottom w:val="none" w:sz="0" w:space="0" w:color="auto"/>
                <w:right w:val="none" w:sz="0" w:space="0" w:color="auto"/>
              </w:divBdr>
            </w:div>
          </w:divsChild>
        </w:div>
        <w:div w:id="164059002">
          <w:marLeft w:val="0"/>
          <w:marRight w:val="0"/>
          <w:marTop w:val="0"/>
          <w:marBottom w:val="0"/>
          <w:divBdr>
            <w:top w:val="none" w:sz="0" w:space="0" w:color="auto"/>
            <w:left w:val="none" w:sz="0" w:space="0" w:color="auto"/>
            <w:bottom w:val="none" w:sz="0" w:space="0" w:color="auto"/>
            <w:right w:val="none" w:sz="0" w:space="0" w:color="auto"/>
          </w:divBdr>
          <w:divsChild>
            <w:div w:id="2005937045">
              <w:marLeft w:val="0"/>
              <w:marRight w:val="0"/>
              <w:marTop w:val="0"/>
              <w:marBottom w:val="300"/>
              <w:divBdr>
                <w:top w:val="none" w:sz="0" w:space="0" w:color="auto"/>
                <w:left w:val="none" w:sz="0" w:space="0" w:color="auto"/>
                <w:bottom w:val="none" w:sz="0" w:space="0" w:color="auto"/>
                <w:right w:val="none" w:sz="0" w:space="0" w:color="auto"/>
              </w:divBdr>
            </w:div>
          </w:divsChild>
        </w:div>
        <w:div w:id="1694719857">
          <w:marLeft w:val="0"/>
          <w:marRight w:val="0"/>
          <w:marTop w:val="0"/>
          <w:marBottom w:val="0"/>
          <w:divBdr>
            <w:top w:val="none" w:sz="0" w:space="0" w:color="auto"/>
            <w:left w:val="none" w:sz="0" w:space="0" w:color="auto"/>
            <w:bottom w:val="none" w:sz="0" w:space="0" w:color="auto"/>
            <w:right w:val="none" w:sz="0" w:space="0" w:color="auto"/>
          </w:divBdr>
          <w:divsChild>
            <w:div w:id="383868213">
              <w:marLeft w:val="0"/>
              <w:marRight w:val="0"/>
              <w:marTop w:val="0"/>
              <w:marBottom w:val="300"/>
              <w:divBdr>
                <w:top w:val="none" w:sz="0" w:space="0" w:color="auto"/>
                <w:left w:val="none" w:sz="0" w:space="0" w:color="auto"/>
                <w:bottom w:val="none" w:sz="0" w:space="0" w:color="auto"/>
                <w:right w:val="none" w:sz="0" w:space="0" w:color="auto"/>
              </w:divBdr>
            </w:div>
          </w:divsChild>
        </w:div>
        <w:div w:id="944651694">
          <w:marLeft w:val="0"/>
          <w:marRight w:val="0"/>
          <w:marTop w:val="0"/>
          <w:marBottom w:val="0"/>
          <w:divBdr>
            <w:top w:val="none" w:sz="0" w:space="0" w:color="auto"/>
            <w:left w:val="none" w:sz="0" w:space="0" w:color="auto"/>
            <w:bottom w:val="none" w:sz="0" w:space="0" w:color="auto"/>
            <w:right w:val="none" w:sz="0" w:space="0" w:color="auto"/>
          </w:divBdr>
          <w:divsChild>
            <w:div w:id="176382577">
              <w:marLeft w:val="0"/>
              <w:marRight w:val="0"/>
              <w:marTop w:val="0"/>
              <w:marBottom w:val="300"/>
              <w:divBdr>
                <w:top w:val="none" w:sz="0" w:space="0" w:color="auto"/>
                <w:left w:val="none" w:sz="0" w:space="0" w:color="auto"/>
                <w:bottom w:val="none" w:sz="0" w:space="0" w:color="auto"/>
                <w:right w:val="none" w:sz="0" w:space="0" w:color="auto"/>
              </w:divBdr>
            </w:div>
          </w:divsChild>
        </w:div>
        <w:div w:id="1021248468">
          <w:marLeft w:val="0"/>
          <w:marRight w:val="0"/>
          <w:marTop w:val="0"/>
          <w:marBottom w:val="0"/>
          <w:divBdr>
            <w:top w:val="none" w:sz="0" w:space="0" w:color="auto"/>
            <w:left w:val="none" w:sz="0" w:space="0" w:color="auto"/>
            <w:bottom w:val="none" w:sz="0" w:space="0" w:color="auto"/>
            <w:right w:val="none" w:sz="0" w:space="0" w:color="auto"/>
          </w:divBdr>
          <w:divsChild>
            <w:div w:id="1516842125">
              <w:marLeft w:val="0"/>
              <w:marRight w:val="0"/>
              <w:marTop w:val="0"/>
              <w:marBottom w:val="300"/>
              <w:divBdr>
                <w:top w:val="none" w:sz="0" w:space="0" w:color="auto"/>
                <w:left w:val="none" w:sz="0" w:space="0" w:color="auto"/>
                <w:bottom w:val="none" w:sz="0" w:space="0" w:color="auto"/>
                <w:right w:val="none" w:sz="0" w:space="0" w:color="auto"/>
              </w:divBdr>
            </w:div>
          </w:divsChild>
        </w:div>
        <w:div w:id="1657877644">
          <w:marLeft w:val="0"/>
          <w:marRight w:val="0"/>
          <w:marTop w:val="0"/>
          <w:marBottom w:val="0"/>
          <w:divBdr>
            <w:top w:val="none" w:sz="0" w:space="0" w:color="auto"/>
            <w:left w:val="none" w:sz="0" w:space="0" w:color="auto"/>
            <w:bottom w:val="none" w:sz="0" w:space="0" w:color="auto"/>
            <w:right w:val="none" w:sz="0" w:space="0" w:color="auto"/>
          </w:divBdr>
          <w:divsChild>
            <w:div w:id="1918664489">
              <w:marLeft w:val="0"/>
              <w:marRight w:val="0"/>
              <w:marTop w:val="0"/>
              <w:marBottom w:val="300"/>
              <w:divBdr>
                <w:top w:val="none" w:sz="0" w:space="0" w:color="auto"/>
                <w:left w:val="none" w:sz="0" w:space="0" w:color="auto"/>
                <w:bottom w:val="none" w:sz="0" w:space="0" w:color="auto"/>
                <w:right w:val="none" w:sz="0" w:space="0" w:color="auto"/>
              </w:divBdr>
            </w:div>
          </w:divsChild>
        </w:div>
        <w:div w:id="269898649">
          <w:marLeft w:val="0"/>
          <w:marRight w:val="0"/>
          <w:marTop w:val="0"/>
          <w:marBottom w:val="0"/>
          <w:divBdr>
            <w:top w:val="none" w:sz="0" w:space="0" w:color="auto"/>
            <w:left w:val="none" w:sz="0" w:space="0" w:color="auto"/>
            <w:bottom w:val="none" w:sz="0" w:space="0" w:color="auto"/>
            <w:right w:val="none" w:sz="0" w:space="0" w:color="auto"/>
          </w:divBdr>
          <w:divsChild>
            <w:div w:id="2058621246">
              <w:marLeft w:val="0"/>
              <w:marRight w:val="0"/>
              <w:marTop w:val="0"/>
              <w:marBottom w:val="300"/>
              <w:divBdr>
                <w:top w:val="none" w:sz="0" w:space="0" w:color="auto"/>
                <w:left w:val="none" w:sz="0" w:space="0" w:color="auto"/>
                <w:bottom w:val="none" w:sz="0" w:space="0" w:color="auto"/>
                <w:right w:val="none" w:sz="0" w:space="0" w:color="auto"/>
              </w:divBdr>
            </w:div>
          </w:divsChild>
        </w:div>
        <w:div w:id="366806699">
          <w:marLeft w:val="0"/>
          <w:marRight w:val="0"/>
          <w:marTop w:val="0"/>
          <w:marBottom w:val="0"/>
          <w:divBdr>
            <w:top w:val="none" w:sz="0" w:space="0" w:color="auto"/>
            <w:left w:val="none" w:sz="0" w:space="0" w:color="auto"/>
            <w:bottom w:val="none" w:sz="0" w:space="0" w:color="auto"/>
            <w:right w:val="none" w:sz="0" w:space="0" w:color="auto"/>
          </w:divBdr>
          <w:divsChild>
            <w:div w:id="823080644">
              <w:marLeft w:val="0"/>
              <w:marRight w:val="0"/>
              <w:marTop w:val="0"/>
              <w:marBottom w:val="300"/>
              <w:divBdr>
                <w:top w:val="none" w:sz="0" w:space="0" w:color="auto"/>
                <w:left w:val="none" w:sz="0" w:space="0" w:color="auto"/>
                <w:bottom w:val="none" w:sz="0" w:space="0" w:color="auto"/>
                <w:right w:val="none" w:sz="0" w:space="0" w:color="auto"/>
              </w:divBdr>
            </w:div>
          </w:divsChild>
        </w:div>
        <w:div w:id="700126251">
          <w:marLeft w:val="0"/>
          <w:marRight w:val="0"/>
          <w:marTop w:val="0"/>
          <w:marBottom w:val="0"/>
          <w:divBdr>
            <w:top w:val="none" w:sz="0" w:space="0" w:color="auto"/>
            <w:left w:val="none" w:sz="0" w:space="0" w:color="auto"/>
            <w:bottom w:val="none" w:sz="0" w:space="0" w:color="auto"/>
            <w:right w:val="none" w:sz="0" w:space="0" w:color="auto"/>
          </w:divBdr>
          <w:divsChild>
            <w:div w:id="1209607869">
              <w:marLeft w:val="0"/>
              <w:marRight w:val="0"/>
              <w:marTop w:val="0"/>
              <w:marBottom w:val="300"/>
              <w:divBdr>
                <w:top w:val="none" w:sz="0" w:space="0" w:color="auto"/>
                <w:left w:val="none" w:sz="0" w:space="0" w:color="auto"/>
                <w:bottom w:val="none" w:sz="0" w:space="0" w:color="auto"/>
                <w:right w:val="none" w:sz="0" w:space="0" w:color="auto"/>
              </w:divBdr>
            </w:div>
          </w:divsChild>
        </w:div>
        <w:div w:id="1516115103">
          <w:marLeft w:val="0"/>
          <w:marRight w:val="0"/>
          <w:marTop w:val="0"/>
          <w:marBottom w:val="0"/>
          <w:divBdr>
            <w:top w:val="none" w:sz="0" w:space="0" w:color="auto"/>
            <w:left w:val="none" w:sz="0" w:space="0" w:color="auto"/>
            <w:bottom w:val="none" w:sz="0" w:space="0" w:color="auto"/>
            <w:right w:val="none" w:sz="0" w:space="0" w:color="auto"/>
          </w:divBdr>
          <w:divsChild>
            <w:div w:id="1099987592">
              <w:marLeft w:val="0"/>
              <w:marRight w:val="0"/>
              <w:marTop w:val="0"/>
              <w:marBottom w:val="300"/>
              <w:divBdr>
                <w:top w:val="none" w:sz="0" w:space="0" w:color="auto"/>
                <w:left w:val="none" w:sz="0" w:space="0" w:color="auto"/>
                <w:bottom w:val="none" w:sz="0" w:space="0" w:color="auto"/>
                <w:right w:val="none" w:sz="0" w:space="0" w:color="auto"/>
              </w:divBdr>
            </w:div>
          </w:divsChild>
        </w:div>
        <w:div w:id="2076779556">
          <w:marLeft w:val="0"/>
          <w:marRight w:val="0"/>
          <w:marTop w:val="0"/>
          <w:marBottom w:val="0"/>
          <w:divBdr>
            <w:top w:val="none" w:sz="0" w:space="0" w:color="auto"/>
            <w:left w:val="none" w:sz="0" w:space="0" w:color="auto"/>
            <w:bottom w:val="none" w:sz="0" w:space="0" w:color="auto"/>
            <w:right w:val="none" w:sz="0" w:space="0" w:color="auto"/>
          </w:divBdr>
          <w:divsChild>
            <w:div w:id="340661960">
              <w:marLeft w:val="0"/>
              <w:marRight w:val="0"/>
              <w:marTop w:val="0"/>
              <w:marBottom w:val="300"/>
              <w:divBdr>
                <w:top w:val="none" w:sz="0" w:space="0" w:color="auto"/>
                <w:left w:val="none" w:sz="0" w:space="0" w:color="auto"/>
                <w:bottom w:val="none" w:sz="0" w:space="0" w:color="auto"/>
                <w:right w:val="none" w:sz="0" w:space="0" w:color="auto"/>
              </w:divBdr>
            </w:div>
          </w:divsChild>
        </w:div>
        <w:div w:id="873153810">
          <w:marLeft w:val="0"/>
          <w:marRight w:val="0"/>
          <w:marTop w:val="0"/>
          <w:marBottom w:val="0"/>
          <w:divBdr>
            <w:top w:val="none" w:sz="0" w:space="0" w:color="auto"/>
            <w:left w:val="none" w:sz="0" w:space="0" w:color="auto"/>
            <w:bottom w:val="none" w:sz="0" w:space="0" w:color="auto"/>
            <w:right w:val="none" w:sz="0" w:space="0" w:color="auto"/>
          </w:divBdr>
          <w:divsChild>
            <w:div w:id="412319087">
              <w:marLeft w:val="0"/>
              <w:marRight w:val="0"/>
              <w:marTop w:val="0"/>
              <w:marBottom w:val="300"/>
              <w:divBdr>
                <w:top w:val="none" w:sz="0" w:space="0" w:color="auto"/>
                <w:left w:val="none" w:sz="0" w:space="0" w:color="auto"/>
                <w:bottom w:val="none" w:sz="0" w:space="0" w:color="auto"/>
                <w:right w:val="none" w:sz="0" w:space="0" w:color="auto"/>
              </w:divBdr>
            </w:div>
          </w:divsChild>
        </w:div>
        <w:div w:id="2130971620">
          <w:marLeft w:val="0"/>
          <w:marRight w:val="0"/>
          <w:marTop w:val="0"/>
          <w:marBottom w:val="0"/>
          <w:divBdr>
            <w:top w:val="none" w:sz="0" w:space="0" w:color="auto"/>
            <w:left w:val="none" w:sz="0" w:space="0" w:color="auto"/>
            <w:bottom w:val="none" w:sz="0" w:space="0" w:color="auto"/>
            <w:right w:val="none" w:sz="0" w:space="0" w:color="auto"/>
          </w:divBdr>
          <w:divsChild>
            <w:div w:id="1692952536">
              <w:marLeft w:val="0"/>
              <w:marRight w:val="0"/>
              <w:marTop w:val="0"/>
              <w:marBottom w:val="300"/>
              <w:divBdr>
                <w:top w:val="none" w:sz="0" w:space="0" w:color="auto"/>
                <w:left w:val="none" w:sz="0" w:space="0" w:color="auto"/>
                <w:bottom w:val="none" w:sz="0" w:space="0" w:color="auto"/>
                <w:right w:val="none" w:sz="0" w:space="0" w:color="auto"/>
              </w:divBdr>
            </w:div>
          </w:divsChild>
        </w:div>
        <w:div w:id="1461537470">
          <w:marLeft w:val="0"/>
          <w:marRight w:val="0"/>
          <w:marTop w:val="0"/>
          <w:marBottom w:val="0"/>
          <w:divBdr>
            <w:top w:val="none" w:sz="0" w:space="0" w:color="auto"/>
            <w:left w:val="none" w:sz="0" w:space="0" w:color="auto"/>
            <w:bottom w:val="none" w:sz="0" w:space="0" w:color="auto"/>
            <w:right w:val="none" w:sz="0" w:space="0" w:color="auto"/>
          </w:divBdr>
          <w:divsChild>
            <w:div w:id="1126461143">
              <w:marLeft w:val="0"/>
              <w:marRight w:val="0"/>
              <w:marTop w:val="0"/>
              <w:marBottom w:val="300"/>
              <w:divBdr>
                <w:top w:val="none" w:sz="0" w:space="0" w:color="auto"/>
                <w:left w:val="none" w:sz="0" w:space="0" w:color="auto"/>
                <w:bottom w:val="none" w:sz="0" w:space="0" w:color="auto"/>
                <w:right w:val="none" w:sz="0" w:space="0" w:color="auto"/>
              </w:divBdr>
            </w:div>
          </w:divsChild>
        </w:div>
        <w:div w:id="1730493020">
          <w:marLeft w:val="0"/>
          <w:marRight w:val="0"/>
          <w:marTop w:val="0"/>
          <w:marBottom w:val="0"/>
          <w:divBdr>
            <w:top w:val="none" w:sz="0" w:space="0" w:color="auto"/>
            <w:left w:val="none" w:sz="0" w:space="0" w:color="auto"/>
            <w:bottom w:val="none" w:sz="0" w:space="0" w:color="auto"/>
            <w:right w:val="none" w:sz="0" w:space="0" w:color="auto"/>
          </w:divBdr>
          <w:divsChild>
            <w:div w:id="107240067">
              <w:marLeft w:val="0"/>
              <w:marRight w:val="0"/>
              <w:marTop w:val="0"/>
              <w:marBottom w:val="300"/>
              <w:divBdr>
                <w:top w:val="none" w:sz="0" w:space="0" w:color="auto"/>
                <w:left w:val="none" w:sz="0" w:space="0" w:color="auto"/>
                <w:bottom w:val="none" w:sz="0" w:space="0" w:color="auto"/>
                <w:right w:val="none" w:sz="0" w:space="0" w:color="auto"/>
              </w:divBdr>
            </w:div>
          </w:divsChild>
        </w:div>
        <w:div w:id="144199684">
          <w:marLeft w:val="0"/>
          <w:marRight w:val="0"/>
          <w:marTop w:val="0"/>
          <w:marBottom w:val="0"/>
          <w:divBdr>
            <w:top w:val="none" w:sz="0" w:space="0" w:color="auto"/>
            <w:left w:val="none" w:sz="0" w:space="0" w:color="auto"/>
            <w:bottom w:val="none" w:sz="0" w:space="0" w:color="auto"/>
            <w:right w:val="none" w:sz="0" w:space="0" w:color="auto"/>
          </w:divBdr>
          <w:divsChild>
            <w:div w:id="55277039">
              <w:marLeft w:val="0"/>
              <w:marRight w:val="0"/>
              <w:marTop w:val="0"/>
              <w:marBottom w:val="300"/>
              <w:divBdr>
                <w:top w:val="none" w:sz="0" w:space="0" w:color="auto"/>
                <w:left w:val="none" w:sz="0" w:space="0" w:color="auto"/>
                <w:bottom w:val="none" w:sz="0" w:space="0" w:color="auto"/>
                <w:right w:val="none" w:sz="0" w:space="0" w:color="auto"/>
              </w:divBdr>
            </w:div>
          </w:divsChild>
        </w:div>
        <w:div w:id="1222594837">
          <w:marLeft w:val="0"/>
          <w:marRight w:val="0"/>
          <w:marTop w:val="0"/>
          <w:marBottom w:val="0"/>
          <w:divBdr>
            <w:top w:val="none" w:sz="0" w:space="0" w:color="auto"/>
            <w:left w:val="none" w:sz="0" w:space="0" w:color="auto"/>
            <w:bottom w:val="none" w:sz="0" w:space="0" w:color="auto"/>
            <w:right w:val="none" w:sz="0" w:space="0" w:color="auto"/>
          </w:divBdr>
          <w:divsChild>
            <w:div w:id="928388783">
              <w:marLeft w:val="0"/>
              <w:marRight w:val="0"/>
              <w:marTop w:val="0"/>
              <w:marBottom w:val="300"/>
              <w:divBdr>
                <w:top w:val="none" w:sz="0" w:space="0" w:color="auto"/>
                <w:left w:val="none" w:sz="0" w:space="0" w:color="auto"/>
                <w:bottom w:val="none" w:sz="0" w:space="0" w:color="auto"/>
                <w:right w:val="none" w:sz="0" w:space="0" w:color="auto"/>
              </w:divBdr>
            </w:div>
          </w:divsChild>
        </w:div>
        <w:div w:id="1337415589">
          <w:marLeft w:val="0"/>
          <w:marRight w:val="0"/>
          <w:marTop w:val="0"/>
          <w:marBottom w:val="240"/>
          <w:divBdr>
            <w:top w:val="single" w:sz="6" w:space="0" w:color="DDDDDD"/>
            <w:left w:val="single" w:sz="6" w:space="0" w:color="DDDDDD"/>
            <w:bottom w:val="single" w:sz="6" w:space="0" w:color="CCCCCC"/>
            <w:right w:val="single" w:sz="6" w:space="0" w:color="DDDDDD"/>
          </w:divBdr>
          <w:divsChild>
            <w:div w:id="198589652">
              <w:marLeft w:val="0"/>
              <w:marRight w:val="0"/>
              <w:marTop w:val="0"/>
              <w:marBottom w:val="0"/>
              <w:divBdr>
                <w:top w:val="none" w:sz="0" w:space="0" w:color="auto"/>
                <w:left w:val="none" w:sz="0" w:space="0" w:color="auto"/>
                <w:bottom w:val="single" w:sz="6" w:space="0" w:color="DDDDDD"/>
                <w:right w:val="none" w:sz="0" w:space="0" w:color="auto"/>
              </w:divBdr>
              <w:divsChild>
                <w:div w:id="1775244606">
                  <w:marLeft w:val="0"/>
                  <w:marRight w:val="0"/>
                  <w:marTop w:val="0"/>
                  <w:marBottom w:val="0"/>
                  <w:divBdr>
                    <w:top w:val="none" w:sz="0" w:space="0" w:color="auto"/>
                    <w:left w:val="none" w:sz="0" w:space="0" w:color="auto"/>
                    <w:bottom w:val="none" w:sz="0" w:space="0" w:color="auto"/>
                    <w:right w:val="none" w:sz="0" w:space="0" w:color="auto"/>
                  </w:divBdr>
                  <w:divsChild>
                    <w:div w:id="334498879">
                      <w:marLeft w:val="0"/>
                      <w:marRight w:val="0"/>
                      <w:marTop w:val="0"/>
                      <w:marBottom w:val="0"/>
                      <w:divBdr>
                        <w:top w:val="none" w:sz="0" w:space="0" w:color="auto"/>
                        <w:left w:val="none" w:sz="0" w:space="0" w:color="auto"/>
                        <w:bottom w:val="none" w:sz="0" w:space="0" w:color="auto"/>
                        <w:right w:val="none" w:sz="0" w:space="0" w:color="auto"/>
                      </w:divBdr>
                      <w:divsChild>
                        <w:div w:id="10608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09035">
              <w:marLeft w:val="0"/>
              <w:marRight w:val="0"/>
              <w:marTop w:val="0"/>
              <w:marBottom w:val="0"/>
              <w:divBdr>
                <w:top w:val="none" w:sz="0" w:space="0" w:color="auto"/>
                <w:left w:val="none" w:sz="0" w:space="0" w:color="auto"/>
                <w:bottom w:val="none" w:sz="0" w:space="0" w:color="auto"/>
                <w:right w:val="none" w:sz="0" w:space="0" w:color="auto"/>
              </w:divBdr>
            </w:div>
          </w:divsChild>
        </w:div>
        <w:div w:id="1632320060">
          <w:blockQuote w:val="1"/>
          <w:marLeft w:val="-360"/>
          <w:marRight w:val="0"/>
          <w:marTop w:val="0"/>
          <w:marBottom w:val="450"/>
          <w:divBdr>
            <w:top w:val="none" w:sz="0" w:space="0" w:color="auto"/>
            <w:left w:val="single" w:sz="18" w:space="15" w:color="DE6E74"/>
            <w:bottom w:val="none" w:sz="0" w:space="0" w:color="auto"/>
            <w:right w:val="none" w:sz="0" w:space="0" w:color="auto"/>
          </w:divBdr>
        </w:div>
      </w:divsChild>
    </w:div>
    <w:div w:id="527376387">
      <w:bodyDiv w:val="1"/>
      <w:marLeft w:val="0"/>
      <w:marRight w:val="0"/>
      <w:marTop w:val="0"/>
      <w:marBottom w:val="0"/>
      <w:divBdr>
        <w:top w:val="none" w:sz="0" w:space="0" w:color="auto"/>
        <w:left w:val="none" w:sz="0" w:space="0" w:color="auto"/>
        <w:bottom w:val="none" w:sz="0" w:space="0" w:color="auto"/>
        <w:right w:val="none" w:sz="0" w:space="0" w:color="auto"/>
      </w:divBdr>
      <w:divsChild>
        <w:div w:id="1263878182">
          <w:marLeft w:val="0"/>
          <w:marRight w:val="0"/>
          <w:marTop w:val="0"/>
          <w:marBottom w:val="0"/>
          <w:divBdr>
            <w:top w:val="none" w:sz="0" w:space="0" w:color="auto"/>
            <w:left w:val="none" w:sz="0" w:space="0" w:color="auto"/>
            <w:bottom w:val="none" w:sz="0" w:space="0" w:color="auto"/>
            <w:right w:val="none" w:sz="0" w:space="0" w:color="auto"/>
          </w:divBdr>
          <w:divsChild>
            <w:div w:id="1273443287">
              <w:marLeft w:val="0"/>
              <w:marRight w:val="0"/>
              <w:marTop w:val="0"/>
              <w:marBottom w:val="0"/>
              <w:divBdr>
                <w:top w:val="none" w:sz="0" w:space="0" w:color="auto"/>
                <w:left w:val="none" w:sz="0" w:space="0" w:color="auto"/>
                <w:bottom w:val="none" w:sz="0" w:space="0" w:color="auto"/>
                <w:right w:val="none" w:sz="0" w:space="0" w:color="auto"/>
              </w:divBdr>
            </w:div>
          </w:divsChild>
        </w:div>
        <w:div w:id="1543639291">
          <w:blockQuote w:val="1"/>
          <w:marLeft w:val="-360"/>
          <w:marRight w:val="0"/>
          <w:marTop w:val="0"/>
          <w:marBottom w:val="450"/>
          <w:divBdr>
            <w:top w:val="none" w:sz="0" w:space="0" w:color="auto"/>
            <w:left w:val="single" w:sz="18" w:space="15" w:color="DE6E74"/>
            <w:bottom w:val="none" w:sz="0" w:space="0" w:color="auto"/>
            <w:right w:val="none" w:sz="0" w:space="0" w:color="auto"/>
          </w:divBdr>
        </w:div>
        <w:div w:id="25646106">
          <w:marLeft w:val="0"/>
          <w:marRight w:val="0"/>
          <w:marTop w:val="0"/>
          <w:marBottom w:val="0"/>
          <w:divBdr>
            <w:top w:val="none" w:sz="0" w:space="0" w:color="auto"/>
            <w:left w:val="none" w:sz="0" w:space="0" w:color="auto"/>
            <w:bottom w:val="none" w:sz="0" w:space="0" w:color="auto"/>
            <w:right w:val="none" w:sz="0" w:space="0" w:color="auto"/>
          </w:divBdr>
          <w:divsChild>
            <w:div w:id="1507937395">
              <w:marLeft w:val="0"/>
              <w:marRight w:val="0"/>
              <w:marTop w:val="0"/>
              <w:marBottom w:val="0"/>
              <w:divBdr>
                <w:top w:val="none" w:sz="0" w:space="0" w:color="auto"/>
                <w:left w:val="none" w:sz="0" w:space="0" w:color="auto"/>
                <w:bottom w:val="none" w:sz="0" w:space="0" w:color="auto"/>
                <w:right w:val="none" w:sz="0" w:space="0" w:color="auto"/>
              </w:divBdr>
            </w:div>
          </w:divsChild>
        </w:div>
        <w:div w:id="674310678">
          <w:marLeft w:val="0"/>
          <w:marRight w:val="0"/>
          <w:marTop w:val="0"/>
          <w:marBottom w:val="0"/>
          <w:divBdr>
            <w:top w:val="none" w:sz="0" w:space="0" w:color="auto"/>
            <w:left w:val="none" w:sz="0" w:space="0" w:color="auto"/>
            <w:bottom w:val="none" w:sz="0" w:space="0" w:color="auto"/>
            <w:right w:val="none" w:sz="0" w:space="0" w:color="auto"/>
          </w:divBdr>
          <w:divsChild>
            <w:div w:id="600915543">
              <w:marLeft w:val="0"/>
              <w:marRight w:val="0"/>
              <w:marTop w:val="0"/>
              <w:marBottom w:val="0"/>
              <w:divBdr>
                <w:top w:val="none" w:sz="0" w:space="0" w:color="auto"/>
                <w:left w:val="none" w:sz="0" w:space="0" w:color="auto"/>
                <w:bottom w:val="none" w:sz="0" w:space="0" w:color="auto"/>
                <w:right w:val="none" w:sz="0" w:space="0" w:color="auto"/>
              </w:divBdr>
            </w:div>
          </w:divsChild>
        </w:div>
        <w:div w:id="344792817">
          <w:blockQuote w:val="1"/>
          <w:marLeft w:val="-360"/>
          <w:marRight w:val="0"/>
          <w:marTop w:val="0"/>
          <w:marBottom w:val="450"/>
          <w:divBdr>
            <w:top w:val="none" w:sz="0" w:space="0" w:color="auto"/>
            <w:left w:val="single" w:sz="18" w:space="15" w:color="DE6E74"/>
            <w:bottom w:val="none" w:sz="0" w:space="0" w:color="auto"/>
            <w:right w:val="none" w:sz="0" w:space="0" w:color="auto"/>
          </w:divBdr>
        </w:div>
        <w:div w:id="451556988">
          <w:marLeft w:val="0"/>
          <w:marRight w:val="0"/>
          <w:marTop w:val="0"/>
          <w:marBottom w:val="0"/>
          <w:divBdr>
            <w:top w:val="none" w:sz="0" w:space="0" w:color="auto"/>
            <w:left w:val="none" w:sz="0" w:space="0" w:color="auto"/>
            <w:bottom w:val="none" w:sz="0" w:space="0" w:color="auto"/>
            <w:right w:val="none" w:sz="0" w:space="0" w:color="auto"/>
          </w:divBdr>
          <w:divsChild>
            <w:div w:id="726494289">
              <w:marLeft w:val="0"/>
              <w:marRight w:val="0"/>
              <w:marTop w:val="0"/>
              <w:marBottom w:val="0"/>
              <w:divBdr>
                <w:top w:val="none" w:sz="0" w:space="0" w:color="auto"/>
                <w:left w:val="none" w:sz="0" w:space="0" w:color="auto"/>
                <w:bottom w:val="none" w:sz="0" w:space="0" w:color="auto"/>
                <w:right w:val="none" w:sz="0" w:space="0" w:color="auto"/>
              </w:divBdr>
            </w:div>
          </w:divsChild>
        </w:div>
        <w:div w:id="1373967473">
          <w:blockQuote w:val="1"/>
          <w:marLeft w:val="-360"/>
          <w:marRight w:val="0"/>
          <w:marTop w:val="0"/>
          <w:marBottom w:val="450"/>
          <w:divBdr>
            <w:top w:val="none" w:sz="0" w:space="0" w:color="auto"/>
            <w:left w:val="single" w:sz="18" w:space="15" w:color="DE6E74"/>
            <w:bottom w:val="none" w:sz="0" w:space="0" w:color="auto"/>
            <w:right w:val="none" w:sz="0" w:space="0" w:color="auto"/>
          </w:divBdr>
        </w:div>
        <w:div w:id="781148875">
          <w:marLeft w:val="0"/>
          <w:marRight w:val="0"/>
          <w:marTop w:val="0"/>
          <w:marBottom w:val="0"/>
          <w:divBdr>
            <w:top w:val="none" w:sz="0" w:space="0" w:color="auto"/>
            <w:left w:val="none" w:sz="0" w:space="0" w:color="auto"/>
            <w:bottom w:val="none" w:sz="0" w:space="0" w:color="auto"/>
            <w:right w:val="none" w:sz="0" w:space="0" w:color="auto"/>
          </w:divBdr>
          <w:divsChild>
            <w:div w:id="677654849">
              <w:marLeft w:val="0"/>
              <w:marRight w:val="0"/>
              <w:marTop w:val="0"/>
              <w:marBottom w:val="0"/>
              <w:divBdr>
                <w:top w:val="none" w:sz="0" w:space="0" w:color="auto"/>
                <w:left w:val="none" w:sz="0" w:space="0" w:color="auto"/>
                <w:bottom w:val="none" w:sz="0" w:space="0" w:color="auto"/>
                <w:right w:val="none" w:sz="0" w:space="0" w:color="auto"/>
              </w:divBdr>
            </w:div>
          </w:divsChild>
        </w:div>
        <w:div w:id="230966803">
          <w:marLeft w:val="0"/>
          <w:marRight w:val="0"/>
          <w:marTop w:val="0"/>
          <w:marBottom w:val="0"/>
          <w:divBdr>
            <w:top w:val="none" w:sz="0" w:space="0" w:color="auto"/>
            <w:left w:val="none" w:sz="0" w:space="0" w:color="auto"/>
            <w:bottom w:val="none" w:sz="0" w:space="0" w:color="auto"/>
            <w:right w:val="none" w:sz="0" w:space="0" w:color="auto"/>
          </w:divBdr>
          <w:divsChild>
            <w:div w:id="604970760">
              <w:marLeft w:val="0"/>
              <w:marRight w:val="0"/>
              <w:marTop w:val="0"/>
              <w:marBottom w:val="0"/>
              <w:divBdr>
                <w:top w:val="none" w:sz="0" w:space="0" w:color="auto"/>
                <w:left w:val="none" w:sz="0" w:space="0" w:color="auto"/>
                <w:bottom w:val="none" w:sz="0" w:space="0" w:color="auto"/>
                <w:right w:val="none" w:sz="0" w:space="0" w:color="auto"/>
              </w:divBdr>
            </w:div>
          </w:divsChild>
        </w:div>
        <w:div w:id="1662193676">
          <w:blockQuote w:val="1"/>
          <w:marLeft w:val="-360"/>
          <w:marRight w:val="0"/>
          <w:marTop w:val="0"/>
          <w:marBottom w:val="450"/>
          <w:divBdr>
            <w:top w:val="none" w:sz="0" w:space="0" w:color="auto"/>
            <w:left w:val="single" w:sz="18" w:space="15" w:color="DE6E74"/>
            <w:bottom w:val="none" w:sz="0" w:space="0" w:color="auto"/>
            <w:right w:val="none" w:sz="0" w:space="0" w:color="auto"/>
          </w:divBdr>
        </w:div>
        <w:div w:id="581062383">
          <w:blockQuote w:val="1"/>
          <w:marLeft w:val="-360"/>
          <w:marRight w:val="0"/>
          <w:marTop w:val="0"/>
          <w:marBottom w:val="450"/>
          <w:divBdr>
            <w:top w:val="none" w:sz="0" w:space="0" w:color="auto"/>
            <w:left w:val="single" w:sz="18" w:space="15" w:color="DE6E74"/>
            <w:bottom w:val="none" w:sz="0" w:space="0" w:color="auto"/>
            <w:right w:val="none" w:sz="0" w:space="0" w:color="auto"/>
          </w:divBdr>
        </w:div>
        <w:div w:id="1788816640">
          <w:blockQuote w:val="1"/>
          <w:marLeft w:val="-360"/>
          <w:marRight w:val="0"/>
          <w:marTop w:val="0"/>
          <w:marBottom w:val="450"/>
          <w:divBdr>
            <w:top w:val="none" w:sz="0" w:space="0" w:color="auto"/>
            <w:left w:val="single" w:sz="18" w:space="15" w:color="DE6E74"/>
            <w:bottom w:val="none" w:sz="0" w:space="0" w:color="auto"/>
            <w:right w:val="none" w:sz="0" w:space="0" w:color="auto"/>
          </w:divBdr>
        </w:div>
        <w:div w:id="1685090945">
          <w:blockQuote w:val="1"/>
          <w:marLeft w:val="-360"/>
          <w:marRight w:val="0"/>
          <w:marTop w:val="0"/>
          <w:marBottom w:val="450"/>
          <w:divBdr>
            <w:top w:val="none" w:sz="0" w:space="0" w:color="auto"/>
            <w:left w:val="single" w:sz="18" w:space="15" w:color="DE6E74"/>
            <w:bottom w:val="none" w:sz="0" w:space="0" w:color="auto"/>
            <w:right w:val="none" w:sz="0" w:space="0" w:color="auto"/>
          </w:divBdr>
        </w:div>
        <w:div w:id="1872955390">
          <w:marLeft w:val="0"/>
          <w:marRight w:val="0"/>
          <w:marTop w:val="0"/>
          <w:marBottom w:val="0"/>
          <w:divBdr>
            <w:top w:val="none" w:sz="0" w:space="0" w:color="auto"/>
            <w:left w:val="none" w:sz="0" w:space="0" w:color="auto"/>
            <w:bottom w:val="none" w:sz="0" w:space="0" w:color="auto"/>
            <w:right w:val="none" w:sz="0" w:space="0" w:color="auto"/>
          </w:divBdr>
          <w:divsChild>
            <w:div w:id="738553383">
              <w:marLeft w:val="0"/>
              <w:marRight w:val="0"/>
              <w:marTop w:val="0"/>
              <w:marBottom w:val="0"/>
              <w:divBdr>
                <w:top w:val="none" w:sz="0" w:space="0" w:color="auto"/>
                <w:left w:val="none" w:sz="0" w:space="0" w:color="auto"/>
                <w:bottom w:val="none" w:sz="0" w:space="0" w:color="auto"/>
                <w:right w:val="none" w:sz="0" w:space="0" w:color="auto"/>
              </w:divBdr>
            </w:div>
          </w:divsChild>
        </w:div>
        <w:div w:id="1776635955">
          <w:marLeft w:val="0"/>
          <w:marRight w:val="0"/>
          <w:marTop w:val="0"/>
          <w:marBottom w:val="0"/>
          <w:divBdr>
            <w:top w:val="none" w:sz="0" w:space="0" w:color="auto"/>
            <w:left w:val="none" w:sz="0" w:space="0" w:color="auto"/>
            <w:bottom w:val="none" w:sz="0" w:space="0" w:color="auto"/>
            <w:right w:val="none" w:sz="0" w:space="0" w:color="auto"/>
          </w:divBdr>
          <w:divsChild>
            <w:div w:id="1701591130">
              <w:marLeft w:val="0"/>
              <w:marRight w:val="0"/>
              <w:marTop w:val="0"/>
              <w:marBottom w:val="0"/>
              <w:divBdr>
                <w:top w:val="none" w:sz="0" w:space="0" w:color="auto"/>
                <w:left w:val="none" w:sz="0" w:space="0" w:color="auto"/>
                <w:bottom w:val="none" w:sz="0" w:space="0" w:color="auto"/>
                <w:right w:val="none" w:sz="0" w:space="0" w:color="auto"/>
              </w:divBdr>
            </w:div>
          </w:divsChild>
        </w:div>
        <w:div w:id="1280531076">
          <w:marLeft w:val="0"/>
          <w:marRight w:val="0"/>
          <w:marTop w:val="0"/>
          <w:marBottom w:val="0"/>
          <w:divBdr>
            <w:top w:val="none" w:sz="0" w:space="0" w:color="auto"/>
            <w:left w:val="none" w:sz="0" w:space="0" w:color="auto"/>
            <w:bottom w:val="none" w:sz="0" w:space="0" w:color="auto"/>
            <w:right w:val="none" w:sz="0" w:space="0" w:color="auto"/>
          </w:divBdr>
          <w:divsChild>
            <w:div w:id="2010718345">
              <w:marLeft w:val="0"/>
              <w:marRight w:val="0"/>
              <w:marTop w:val="0"/>
              <w:marBottom w:val="0"/>
              <w:divBdr>
                <w:top w:val="none" w:sz="0" w:space="0" w:color="auto"/>
                <w:left w:val="none" w:sz="0" w:space="0" w:color="auto"/>
                <w:bottom w:val="none" w:sz="0" w:space="0" w:color="auto"/>
                <w:right w:val="none" w:sz="0" w:space="0" w:color="auto"/>
              </w:divBdr>
            </w:div>
          </w:divsChild>
        </w:div>
        <w:div w:id="1057239373">
          <w:marLeft w:val="0"/>
          <w:marRight w:val="0"/>
          <w:marTop w:val="0"/>
          <w:marBottom w:val="240"/>
          <w:divBdr>
            <w:top w:val="single" w:sz="6" w:space="0" w:color="DDDDDD"/>
            <w:left w:val="single" w:sz="6" w:space="0" w:color="DDDDDD"/>
            <w:bottom w:val="single" w:sz="6" w:space="0" w:color="CCCCCC"/>
            <w:right w:val="single" w:sz="6" w:space="0" w:color="DDDDDD"/>
          </w:divBdr>
          <w:divsChild>
            <w:div w:id="655916396">
              <w:marLeft w:val="0"/>
              <w:marRight w:val="0"/>
              <w:marTop w:val="0"/>
              <w:marBottom w:val="0"/>
              <w:divBdr>
                <w:top w:val="none" w:sz="0" w:space="0" w:color="auto"/>
                <w:left w:val="none" w:sz="0" w:space="0" w:color="auto"/>
                <w:bottom w:val="single" w:sz="6" w:space="0" w:color="DDDDDD"/>
                <w:right w:val="none" w:sz="0" w:space="0" w:color="auto"/>
              </w:divBdr>
              <w:divsChild>
                <w:div w:id="452096386">
                  <w:marLeft w:val="0"/>
                  <w:marRight w:val="0"/>
                  <w:marTop w:val="0"/>
                  <w:marBottom w:val="0"/>
                  <w:divBdr>
                    <w:top w:val="none" w:sz="0" w:space="0" w:color="auto"/>
                    <w:left w:val="none" w:sz="0" w:space="0" w:color="auto"/>
                    <w:bottom w:val="none" w:sz="0" w:space="0" w:color="auto"/>
                    <w:right w:val="none" w:sz="0" w:space="0" w:color="auto"/>
                  </w:divBdr>
                  <w:divsChild>
                    <w:div w:id="1798720508">
                      <w:marLeft w:val="0"/>
                      <w:marRight w:val="0"/>
                      <w:marTop w:val="0"/>
                      <w:marBottom w:val="0"/>
                      <w:divBdr>
                        <w:top w:val="none" w:sz="0" w:space="0" w:color="auto"/>
                        <w:left w:val="none" w:sz="0" w:space="0" w:color="auto"/>
                        <w:bottom w:val="none" w:sz="0" w:space="0" w:color="auto"/>
                        <w:right w:val="none" w:sz="0" w:space="0" w:color="auto"/>
                      </w:divBdr>
                      <w:divsChild>
                        <w:div w:id="9699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67449">
              <w:marLeft w:val="0"/>
              <w:marRight w:val="0"/>
              <w:marTop w:val="0"/>
              <w:marBottom w:val="0"/>
              <w:divBdr>
                <w:top w:val="none" w:sz="0" w:space="0" w:color="auto"/>
                <w:left w:val="none" w:sz="0" w:space="0" w:color="auto"/>
                <w:bottom w:val="none" w:sz="0" w:space="0" w:color="auto"/>
                <w:right w:val="none" w:sz="0" w:space="0" w:color="auto"/>
              </w:divBdr>
            </w:div>
          </w:divsChild>
        </w:div>
        <w:div w:id="1788500315">
          <w:marLeft w:val="0"/>
          <w:marRight w:val="0"/>
          <w:marTop w:val="0"/>
          <w:marBottom w:val="0"/>
          <w:divBdr>
            <w:top w:val="none" w:sz="0" w:space="0" w:color="auto"/>
            <w:left w:val="none" w:sz="0" w:space="0" w:color="auto"/>
            <w:bottom w:val="none" w:sz="0" w:space="0" w:color="auto"/>
            <w:right w:val="none" w:sz="0" w:space="0" w:color="auto"/>
          </w:divBdr>
          <w:divsChild>
            <w:div w:id="13526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4767">
      <w:bodyDiv w:val="1"/>
      <w:marLeft w:val="0"/>
      <w:marRight w:val="0"/>
      <w:marTop w:val="0"/>
      <w:marBottom w:val="0"/>
      <w:divBdr>
        <w:top w:val="none" w:sz="0" w:space="0" w:color="auto"/>
        <w:left w:val="none" w:sz="0" w:space="0" w:color="auto"/>
        <w:bottom w:val="none" w:sz="0" w:space="0" w:color="auto"/>
        <w:right w:val="none" w:sz="0" w:space="0" w:color="auto"/>
      </w:divBdr>
    </w:div>
    <w:div w:id="938030903">
      <w:bodyDiv w:val="1"/>
      <w:marLeft w:val="0"/>
      <w:marRight w:val="0"/>
      <w:marTop w:val="0"/>
      <w:marBottom w:val="0"/>
      <w:divBdr>
        <w:top w:val="none" w:sz="0" w:space="0" w:color="auto"/>
        <w:left w:val="none" w:sz="0" w:space="0" w:color="auto"/>
        <w:bottom w:val="none" w:sz="0" w:space="0" w:color="auto"/>
        <w:right w:val="none" w:sz="0" w:space="0" w:color="auto"/>
      </w:divBdr>
      <w:divsChild>
        <w:div w:id="394544690">
          <w:blockQuote w:val="1"/>
          <w:marLeft w:val="-360"/>
          <w:marRight w:val="0"/>
          <w:marTop w:val="0"/>
          <w:marBottom w:val="450"/>
          <w:divBdr>
            <w:top w:val="none" w:sz="0" w:space="0" w:color="auto"/>
            <w:left w:val="single" w:sz="18" w:space="15" w:color="DE6E74"/>
            <w:bottom w:val="none" w:sz="0" w:space="0" w:color="auto"/>
            <w:right w:val="none" w:sz="0" w:space="0" w:color="auto"/>
          </w:divBdr>
        </w:div>
        <w:div w:id="906721493">
          <w:marLeft w:val="0"/>
          <w:marRight w:val="0"/>
          <w:marTop w:val="0"/>
          <w:marBottom w:val="240"/>
          <w:divBdr>
            <w:top w:val="single" w:sz="6" w:space="0" w:color="DDDDDD"/>
            <w:left w:val="single" w:sz="6" w:space="0" w:color="DDDDDD"/>
            <w:bottom w:val="single" w:sz="6" w:space="0" w:color="CCCCCC"/>
            <w:right w:val="single" w:sz="6" w:space="0" w:color="DDDDDD"/>
          </w:divBdr>
          <w:divsChild>
            <w:div w:id="803424749">
              <w:marLeft w:val="0"/>
              <w:marRight w:val="0"/>
              <w:marTop w:val="0"/>
              <w:marBottom w:val="0"/>
              <w:divBdr>
                <w:top w:val="none" w:sz="0" w:space="0" w:color="auto"/>
                <w:left w:val="none" w:sz="0" w:space="0" w:color="auto"/>
                <w:bottom w:val="single" w:sz="6" w:space="0" w:color="DDDDDD"/>
                <w:right w:val="none" w:sz="0" w:space="0" w:color="auto"/>
              </w:divBdr>
              <w:divsChild>
                <w:div w:id="337660874">
                  <w:marLeft w:val="0"/>
                  <w:marRight w:val="0"/>
                  <w:marTop w:val="0"/>
                  <w:marBottom w:val="0"/>
                  <w:divBdr>
                    <w:top w:val="none" w:sz="0" w:space="0" w:color="auto"/>
                    <w:left w:val="none" w:sz="0" w:space="0" w:color="auto"/>
                    <w:bottom w:val="none" w:sz="0" w:space="0" w:color="auto"/>
                    <w:right w:val="none" w:sz="0" w:space="0" w:color="auto"/>
                  </w:divBdr>
                  <w:divsChild>
                    <w:div w:id="1743672820">
                      <w:marLeft w:val="0"/>
                      <w:marRight w:val="0"/>
                      <w:marTop w:val="0"/>
                      <w:marBottom w:val="0"/>
                      <w:divBdr>
                        <w:top w:val="none" w:sz="0" w:space="0" w:color="auto"/>
                        <w:left w:val="none" w:sz="0" w:space="0" w:color="auto"/>
                        <w:bottom w:val="none" w:sz="0" w:space="0" w:color="auto"/>
                        <w:right w:val="none" w:sz="0" w:space="0" w:color="auto"/>
                      </w:divBdr>
                      <w:divsChild>
                        <w:div w:id="11939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357">
      <w:bodyDiv w:val="1"/>
      <w:marLeft w:val="0"/>
      <w:marRight w:val="0"/>
      <w:marTop w:val="0"/>
      <w:marBottom w:val="0"/>
      <w:divBdr>
        <w:top w:val="none" w:sz="0" w:space="0" w:color="auto"/>
        <w:left w:val="none" w:sz="0" w:space="0" w:color="auto"/>
        <w:bottom w:val="none" w:sz="0" w:space="0" w:color="auto"/>
        <w:right w:val="none" w:sz="0" w:space="0" w:color="auto"/>
      </w:divBdr>
      <w:divsChild>
        <w:div w:id="961809493">
          <w:marLeft w:val="0"/>
          <w:marRight w:val="0"/>
          <w:marTop w:val="0"/>
          <w:marBottom w:val="0"/>
          <w:divBdr>
            <w:top w:val="none" w:sz="0" w:space="0" w:color="auto"/>
            <w:left w:val="none" w:sz="0" w:space="0" w:color="auto"/>
            <w:bottom w:val="none" w:sz="0" w:space="0" w:color="auto"/>
            <w:right w:val="none" w:sz="0" w:space="0" w:color="auto"/>
          </w:divBdr>
          <w:divsChild>
            <w:div w:id="504177061">
              <w:marLeft w:val="0"/>
              <w:marRight w:val="0"/>
              <w:marTop w:val="0"/>
              <w:marBottom w:val="0"/>
              <w:divBdr>
                <w:top w:val="none" w:sz="0" w:space="0" w:color="auto"/>
                <w:left w:val="none" w:sz="0" w:space="0" w:color="auto"/>
                <w:bottom w:val="none" w:sz="0" w:space="0" w:color="auto"/>
                <w:right w:val="none" w:sz="0" w:space="0" w:color="auto"/>
              </w:divBdr>
            </w:div>
          </w:divsChild>
        </w:div>
        <w:div w:id="821316363">
          <w:marLeft w:val="0"/>
          <w:marRight w:val="0"/>
          <w:marTop w:val="0"/>
          <w:marBottom w:val="0"/>
          <w:divBdr>
            <w:top w:val="none" w:sz="0" w:space="0" w:color="auto"/>
            <w:left w:val="none" w:sz="0" w:space="0" w:color="auto"/>
            <w:bottom w:val="none" w:sz="0" w:space="0" w:color="auto"/>
            <w:right w:val="none" w:sz="0" w:space="0" w:color="auto"/>
          </w:divBdr>
          <w:divsChild>
            <w:div w:id="337271499">
              <w:marLeft w:val="0"/>
              <w:marRight w:val="0"/>
              <w:marTop w:val="0"/>
              <w:marBottom w:val="0"/>
              <w:divBdr>
                <w:top w:val="none" w:sz="0" w:space="0" w:color="auto"/>
                <w:left w:val="none" w:sz="0" w:space="0" w:color="auto"/>
                <w:bottom w:val="none" w:sz="0" w:space="0" w:color="auto"/>
                <w:right w:val="none" w:sz="0" w:space="0" w:color="auto"/>
              </w:divBdr>
            </w:div>
          </w:divsChild>
        </w:div>
        <w:div w:id="101194684">
          <w:blockQuote w:val="1"/>
          <w:marLeft w:val="-360"/>
          <w:marRight w:val="0"/>
          <w:marTop w:val="0"/>
          <w:marBottom w:val="450"/>
          <w:divBdr>
            <w:top w:val="none" w:sz="0" w:space="0" w:color="auto"/>
            <w:left w:val="single" w:sz="18" w:space="15" w:color="DE6E74"/>
            <w:bottom w:val="none" w:sz="0" w:space="0" w:color="auto"/>
            <w:right w:val="none" w:sz="0" w:space="0" w:color="auto"/>
          </w:divBdr>
        </w:div>
        <w:div w:id="1182545842">
          <w:marLeft w:val="0"/>
          <w:marRight w:val="0"/>
          <w:marTop w:val="0"/>
          <w:marBottom w:val="240"/>
          <w:divBdr>
            <w:top w:val="single" w:sz="6" w:space="0" w:color="DDDDDD"/>
            <w:left w:val="single" w:sz="6" w:space="0" w:color="DDDDDD"/>
            <w:bottom w:val="single" w:sz="6" w:space="0" w:color="CCCCCC"/>
            <w:right w:val="single" w:sz="6" w:space="0" w:color="DDDDDD"/>
          </w:divBdr>
          <w:divsChild>
            <w:div w:id="8455329">
              <w:marLeft w:val="0"/>
              <w:marRight w:val="0"/>
              <w:marTop w:val="0"/>
              <w:marBottom w:val="0"/>
              <w:divBdr>
                <w:top w:val="none" w:sz="0" w:space="0" w:color="auto"/>
                <w:left w:val="none" w:sz="0" w:space="0" w:color="auto"/>
                <w:bottom w:val="single" w:sz="6" w:space="0" w:color="DDDDDD"/>
                <w:right w:val="none" w:sz="0" w:space="0" w:color="auto"/>
              </w:divBdr>
              <w:divsChild>
                <w:div w:id="661934703">
                  <w:marLeft w:val="0"/>
                  <w:marRight w:val="0"/>
                  <w:marTop w:val="0"/>
                  <w:marBottom w:val="0"/>
                  <w:divBdr>
                    <w:top w:val="none" w:sz="0" w:space="0" w:color="auto"/>
                    <w:left w:val="none" w:sz="0" w:space="0" w:color="auto"/>
                    <w:bottom w:val="none" w:sz="0" w:space="0" w:color="auto"/>
                    <w:right w:val="none" w:sz="0" w:space="0" w:color="auto"/>
                  </w:divBdr>
                  <w:divsChild>
                    <w:div w:id="58791184">
                      <w:marLeft w:val="0"/>
                      <w:marRight w:val="0"/>
                      <w:marTop w:val="0"/>
                      <w:marBottom w:val="0"/>
                      <w:divBdr>
                        <w:top w:val="none" w:sz="0" w:space="0" w:color="auto"/>
                        <w:left w:val="none" w:sz="0" w:space="0" w:color="auto"/>
                        <w:bottom w:val="none" w:sz="0" w:space="0" w:color="auto"/>
                        <w:right w:val="none" w:sz="0" w:space="0" w:color="auto"/>
                      </w:divBdr>
                      <w:divsChild>
                        <w:div w:id="170786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897348">
              <w:marLeft w:val="0"/>
              <w:marRight w:val="0"/>
              <w:marTop w:val="0"/>
              <w:marBottom w:val="0"/>
              <w:divBdr>
                <w:top w:val="none" w:sz="0" w:space="0" w:color="auto"/>
                <w:left w:val="none" w:sz="0" w:space="0" w:color="auto"/>
                <w:bottom w:val="none" w:sz="0" w:space="0" w:color="auto"/>
                <w:right w:val="none" w:sz="0" w:space="0" w:color="auto"/>
              </w:divBdr>
            </w:div>
          </w:divsChild>
        </w:div>
        <w:div w:id="1693871828">
          <w:marLeft w:val="0"/>
          <w:marRight w:val="0"/>
          <w:marTop w:val="0"/>
          <w:marBottom w:val="0"/>
          <w:divBdr>
            <w:top w:val="none" w:sz="0" w:space="0" w:color="auto"/>
            <w:left w:val="none" w:sz="0" w:space="0" w:color="auto"/>
            <w:bottom w:val="none" w:sz="0" w:space="0" w:color="auto"/>
            <w:right w:val="none" w:sz="0" w:space="0" w:color="auto"/>
          </w:divBdr>
          <w:divsChild>
            <w:div w:id="1416515816">
              <w:marLeft w:val="0"/>
              <w:marRight w:val="0"/>
              <w:marTop w:val="0"/>
              <w:marBottom w:val="0"/>
              <w:divBdr>
                <w:top w:val="none" w:sz="0" w:space="0" w:color="auto"/>
                <w:left w:val="none" w:sz="0" w:space="0" w:color="auto"/>
                <w:bottom w:val="none" w:sz="0" w:space="0" w:color="auto"/>
                <w:right w:val="none" w:sz="0" w:space="0" w:color="auto"/>
              </w:divBdr>
            </w:div>
          </w:divsChild>
        </w:div>
        <w:div w:id="267467757">
          <w:marLeft w:val="0"/>
          <w:marRight w:val="0"/>
          <w:marTop w:val="0"/>
          <w:marBottom w:val="0"/>
          <w:divBdr>
            <w:top w:val="none" w:sz="0" w:space="0" w:color="auto"/>
            <w:left w:val="none" w:sz="0" w:space="0" w:color="auto"/>
            <w:bottom w:val="none" w:sz="0" w:space="0" w:color="auto"/>
            <w:right w:val="none" w:sz="0" w:space="0" w:color="auto"/>
          </w:divBdr>
          <w:divsChild>
            <w:div w:id="723915611">
              <w:marLeft w:val="0"/>
              <w:marRight w:val="0"/>
              <w:marTop w:val="0"/>
              <w:marBottom w:val="300"/>
              <w:divBdr>
                <w:top w:val="none" w:sz="0" w:space="0" w:color="auto"/>
                <w:left w:val="none" w:sz="0" w:space="0" w:color="auto"/>
                <w:bottom w:val="none" w:sz="0" w:space="0" w:color="auto"/>
                <w:right w:val="none" w:sz="0" w:space="0" w:color="auto"/>
              </w:divBdr>
            </w:div>
          </w:divsChild>
        </w:div>
        <w:div w:id="443842525">
          <w:marLeft w:val="0"/>
          <w:marRight w:val="0"/>
          <w:marTop w:val="0"/>
          <w:marBottom w:val="0"/>
          <w:divBdr>
            <w:top w:val="none" w:sz="0" w:space="0" w:color="auto"/>
            <w:left w:val="none" w:sz="0" w:space="0" w:color="auto"/>
            <w:bottom w:val="none" w:sz="0" w:space="0" w:color="auto"/>
            <w:right w:val="none" w:sz="0" w:space="0" w:color="auto"/>
          </w:divBdr>
          <w:divsChild>
            <w:div w:id="428475933">
              <w:marLeft w:val="0"/>
              <w:marRight w:val="0"/>
              <w:marTop w:val="0"/>
              <w:marBottom w:val="300"/>
              <w:divBdr>
                <w:top w:val="none" w:sz="0" w:space="0" w:color="auto"/>
                <w:left w:val="none" w:sz="0" w:space="0" w:color="auto"/>
                <w:bottom w:val="none" w:sz="0" w:space="0" w:color="auto"/>
                <w:right w:val="none" w:sz="0" w:space="0" w:color="auto"/>
              </w:divBdr>
            </w:div>
          </w:divsChild>
        </w:div>
        <w:div w:id="610892034">
          <w:marLeft w:val="0"/>
          <w:marRight w:val="0"/>
          <w:marTop w:val="0"/>
          <w:marBottom w:val="0"/>
          <w:divBdr>
            <w:top w:val="none" w:sz="0" w:space="0" w:color="auto"/>
            <w:left w:val="none" w:sz="0" w:space="0" w:color="auto"/>
            <w:bottom w:val="none" w:sz="0" w:space="0" w:color="auto"/>
            <w:right w:val="none" w:sz="0" w:space="0" w:color="auto"/>
          </w:divBdr>
          <w:divsChild>
            <w:div w:id="1729450077">
              <w:marLeft w:val="0"/>
              <w:marRight w:val="0"/>
              <w:marTop w:val="0"/>
              <w:marBottom w:val="300"/>
              <w:divBdr>
                <w:top w:val="none" w:sz="0" w:space="0" w:color="auto"/>
                <w:left w:val="none" w:sz="0" w:space="0" w:color="auto"/>
                <w:bottom w:val="none" w:sz="0" w:space="0" w:color="auto"/>
                <w:right w:val="none" w:sz="0" w:space="0" w:color="auto"/>
              </w:divBdr>
            </w:div>
          </w:divsChild>
        </w:div>
        <w:div w:id="621495038">
          <w:marLeft w:val="0"/>
          <w:marRight w:val="0"/>
          <w:marTop w:val="0"/>
          <w:marBottom w:val="0"/>
          <w:divBdr>
            <w:top w:val="none" w:sz="0" w:space="0" w:color="auto"/>
            <w:left w:val="none" w:sz="0" w:space="0" w:color="auto"/>
            <w:bottom w:val="none" w:sz="0" w:space="0" w:color="auto"/>
            <w:right w:val="none" w:sz="0" w:space="0" w:color="auto"/>
          </w:divBdr>
          <w:divsChild>
            <w:div w:id="1686470579">
              <w:marLeft w:val="0"/>
              <w:marRight w:val="0"/>
              <w:marTop w:val="0"/>
              <w:marBottom w:val="300"/>
              <w:divBdr>
                <w:top w:val="none" w:sz="0" w:space="0" w:color="auto"/>
                <w:left w:val="none" w:sz="0" w:space="0" w:color="auto"/>
                <w:bottom w:val="none" w:sz="0" w:space="0" w:color="auto"/>
                <w:right w:val="none" w:sz="0" w:space="0" w:color="auto"/>
              </w:divBdr>
            </w:div>
          </w:divsChild>
        </w:div>
        <w:div w:id="433087450">
          <w:marLeft w:val="0"/>
          <w:marRight w:val="0"/>
          <w:marTop w:val="0"/>
          <w:marBottom w:val="0"/>
          <w:divBdr>
            <w:top w:val="none" w:sz="0" w:space="0" w:color="auto"/>
            <w:left w:val="none" w:sz="0" w:space="0" w:color="auto"/>
            <w:bottom w:val="none" w:sz="0" w:space="0" w:color="auto"/>
            <w:right w:val="none" w:sz="0" w:space="0" w:color="auto"/>
          </w:divBdr>
          <w:divsChild>
            <w:div w:id="892615501">
              <w:marLeft w:val="0"/>
              <w:marRight w:val="0"/>
              <w:marTop w:val="0"/>
              <w:marBottom w:val="300"/>
              <w:divBdr>
                <w:top w:val="none" w:sz="0" w:space="0" w:color="auto"/>
                <w:left w:val="none" w:sz="0" w:space="0" w:color="auto"/>
                <w:bottom w:val="none" w:sz="0" w:space="0" w:color="auto"/>
                <w:right w:val="none" w:sz="0" w:space="0" w:color="auto"/>
              </w:divBdr>
            </w:div>
          </w:divsChild>
        </w:div>
        <w:div w:id="520752367">
          <w:marLeft w:val="0"/>
          <w:marRight w:val="0"/>
          <w:marTop w:val="0"/>
          <w:marBottom w:val="0"/>
          <w:divBdr>
            <w:top w:val="none" w:sz="0" w:space="0" w:color="auto"/>
            <w:left w:val="none" w:sz="0" w:space="0" w:color="auto"/>
            <w:bottom w:val="none" w:sz="0" w:space="0" w:color="auto"/>
            <w:right w:val="none" w:sz="0" w:space="0" w:color="auto"/>
          </w:divBdr>
          <w:divsChild>
            <w:div w:id="1472938053">
              <w:marLeft w:val="0"/>
              <w:marRight w:val="0"/>
              <w:marTop w:val="0"/>
              <w:marBottom w:val="300"/>
              <w:divBdr>
                <w:top w:val="none" w:sz="0" w:space="0" w:color="auto"/>
                <w:left w:val="none" w:sz="0" w:space="0" w:color="auto"/>
                <w:bottom w:val="none" w:sz="0" w:space="0" w:color="auto"/>
                <w:right w:val="none" w:sz="0" w:space="0" w:color="auto"/>
              </w:divBdr>
            </w:div>
          </w:divsChild>
        </w:div>
        <w:div w:id="1542134084">
          <w:marLeft w:val="0"/>
          <w:marRight w:val="0"/>
          <w:marTop w:val="0"/>
          <w:marBottom w:val="0"/>
          <w:divBdr>
            <w:top w:val="none" w:sz="0" w:space="0" w:color="auto"/>
            <w:left w:val="none" w:sz="0" w:space="0" w:color="auto"/>
            <w:bottom w:val="none" w:sz="0" w:space="0" w:color="auto"/>
            <w:right w:val="none" w:sz="0" w:space="0" w:color="auto"/>
          </w:divBdr>
          <w:divsChild>
            <w:div w:id="641615422">
              <w:marLeft w:val="0"/>
              <w:marRight w:val="0"/>
              <w:marTop w:val="0"/>
              <w:marBottom w:val="300"/>
              <w:divBdr>
                <w:top w:val="none" w:sz="0" w:space="0" w:color="auto"/>
                <w:left w:val="none" w:sz="0" w:space="0" w:color="auto"/>
                <w:bottom w:val="none" w:sz="0" w:space="0" w:color="auto"/>
                <w:right w:val="none" w:sz="0" w:space="0" w:color="auto"/>
              </w:divBdr>
            </w:div>
          </w:divsChild>
        </w:div>
        <w:div w:id="2048682089">
          <w:marLeft w:val="0"/>
          <w:marRight w:val="0"/>
          <w:marTop w:val="0"/>
          <w:marBottom w:val="0"/>
          <w:divBdr>
            <w:top w:val="none" w:sz="0" w:space="0" w:color="auto"/>
            <w:left w:val="none" w:sz="0" w:space="0" w:color="auto"/>
            <w:bottom w:val="none" w:sz="0" w:space="0" w:color="auto"/>
            <w:right w:val="none" w:sz="0" w:space="0" w:color="auto"/>
          </w:divBdr>
          <w:divsChild>
            <w:div w:id="1461991067">
              <w:marLeft w:val="0"/>
              <w:marRight w:val="0"/>
              <w:marTop w:val="0"/>
              <w:marBottom w:val="300"/>
              <w:divBdr>
                <w:top w:val="none" w:sz="0" w:space="0" w:color="auto"/>
                <w:left w:val="none" w:sz="0" w:space="0" w:color="auto"/>
                <w:bottom w:val="none" w:sz="0" w:space="0" w:color="auto"/>
                <w:right w:val="none" w:sz="0" w:space="0" w:color="auto"/>
              </w:divBdr>
            </w:div>
          </w:divsChild>
        </w:div>
        <w:div w:id="1461148599">
          <w:marLeft w:val="0"/>
          <w:marRight w:val="0"/>
          <w:marTop w:val="0"/>
          <w:marBottom w:val="0"/>
          <w:divBdr>
            <w:top w:val="none" w:sz="0" w:space="0" w:color="auto"/>
            <w:left w:val="none" w:sz="0" w:space="0" w:color="auto"/>
            <w:bottom w:val="none" w:sz="0" w:space="0" w:color="auto"/>
            <w:right w:val="none" w:sz="0" w:space="0" w:color="auto"/>
          </w:divBdr>
          <w:divsChild>
            <w:div w:id="957837422">
              <w:marLeft w:val="0"/>
              <w:marRight w:val="0"/>
              <w:marTop w:val="0"/>
              <w:marBottom w:val="300"/>
              <w:divBdr>
                <w:top w:val="none" w:sz="0" w:space="0" w:color="auto"/>
                <w:left w:val="none" w:sz="0" w:space="0" w:color="auto"/>
                <w:bottom w:val="none" w:sz="0" w:space="0" w:color="auto"/>
                <w:right w:val="none" w:sz="0" w:space="0" w:color="auto"/>
              </w:divBdr>
            </w:div>
          </w:divsChild>
        </w:div>
        <w:div w:id="374669356">
          <w:marLeft w:val="0"/>
          <w:marRight w:val="0"/>
          <w:marTop w:val="0"/>
          <w:marBottom w:val="0"/>
          <w:divBdr>
            <w:top w:val="none" w:sz="0" w:space="0" w:color="auto"/>
            <w:left w:val="none" w:sz="0" w:space="0" w:color="auto"/>
            <w:bottom w:val="none" w:sz="0" w:space="0" w:color="auto"/>
            <w:right w:val="none" w:sz="0" w:space="0" w:color="auto"/>
          </w:divBdr>
          <w:divsChild>
            <w:div w:id="608393203">
              <w:marLeft w:val="0"/>
              <w:marRight w:val="0"/>
              <w:marTop w:val="0"/>
              <w:marBottom w:val="300"/>
              <w:divBdr>
                <w:top w:val="none" w:sz="0" w:space="0" w:color="auto"/>
                <w:left w:val="none" w:sz="0" w:space="0" w:color="auto"/>
                <w:bottom w:val="none" w:sz="0" w:space="0" w:color="auto"/>
                <w:right w:val="none" w:sz="0" w:space="0" w:color="auto"/>
              </w:divBdr>
            </w:div>
          </w:divsChild>
        </w:div>
        <w:div w:id="427626877">
          <w:marLeft w:val="0"/>
          <w:marRight w:val="0"/>
          <w:marTop w:val="0"/>
          <w:marBottom w:val="0"/>
          <w:divBdr>
            <w:top w:val="none" w:sz="0" w:space="0" w:color="auto"/>
            <w:left w:val="none" w:sz="0" w:space="0" w:color="auto"/>
            <w:bottom w:val="none" w:sz="0" w:space="0" w:color="auto"/>
            <w:right w:val="none" w:sz="0" w:space="0" w:color="auto"/>
          </w:divBdr>
          <w:divsChild>
            <w:div w:id="1254166553">
              <w:marLeft w:val="0"/>
              <w:marRight w:val="0"/>
              <w:marTop w:val="0"/>
              <w:marBottom w:val="300"/>
              <w:divBdr>
                <w:top w:val="none" w:sz="0" w:space="0" w:color="auto"/>
                <w:left w:val="none" w:sz="0" w:space="0" w:color="auto"/>
                <w:bottom w:val="none" w:sz="0" w:space="0" w:color="auto"/>
                <w:right w:val="none" w:sz="0" w:space="0" w:color="auto"/>
              </w:divBdr>
            </w:div>
          </w:divsChild>
        </w:div>
        <w:div w:id="1527987461">
          <w:marLeft w:val="0"/>
          <w:marRight w:val="0"/>
          <w:marTop w:val="0"/>
          <w:marBottom w:val="0"/>
          <w:divBdr>
            <w:top w:val="none" w:sz="0" w:space="0" w:color="auto"/>
            <w:left w:val="none" w:sz="0" w:space="0" w:color="auto"/>
            <w:bottom w:val="none" w:sz="0" w:space="0" w:color="auto"/>
            <w:right w:val="none" w:sz="0" w:space="0" w:color="auto"/>
          </w:divBdr>
          <w:divsChild>
            <w:div w:id="134027365">
              <w:marLeft w:val="0"/>
              <w:marRight w:val="0"/>
              <w:marTop w:val="0"/>
              <w:marBottom w:val="300"/>
              <w:divBdr>
                <w:top w:val="none" w:sz="0" w:space="0" w:color="auto"/>
                <w:left w:val="none" w:sz="0" w:space="0" w:color="auto"/>
                <w:bottom w:val="none" w:sz="0" w:space="0" w:color="auto"/>
                <w:right w:val="none" w:sz="0" w:space="0" w:color="auto"/>
              </w:divBdr>
            </w:div>
          </w:divsChild>
        </w:div>
        <w:div w:id="991253197">
          <w:marLeft w:val="0"/>
          <w:marRight w:val="0"/>
          <w:marTop w:val="0"/>
          <w:marBottom w:val="0"/>
          <w:divBdr>
            <w:top w:val="none" w:sz="0" w:space="0" w:color="auto"/>
            <w:left w:val="none" w:sz="0" w:space="0" w:color="auto"/>
            <w:bottom w:val="none" w:sz="0" w:space="0" w:color="auto"/>
            <w:right w:val="none" w:sz="0" w:space="0" w:color="auto"/>
          </w:divBdr>
          <w:divsChild>
            <w:div w:id="1968077641">
              <w:marLeft w:val="0"/>
              <w:marRight w:val="0"/>
              <w:marTop w:val="0"/>
              <w:marBottom w:val="300"/>
              <w:divBdr>
                <w:top w:val="none" w:sz="0" w:space="0" w:color="auto"/>
                <w:left w:val="none" w:sz="0" w:space="0" w:color="auto"/>
                <w:bottom w:val="none" w:sz="0" w:space="0" w:color="auto"/>
                <w:right w:val="none" w:sz="0" w:space="0" w:color="auto"/>
              </w:divBdr>
            </w:div>
          </w:divsChild>
        </w:div>
        <w:div w:id="470175885">
          <w:marLeft w:val="0"/>
          <w:marRight w:val="0"/>
          <w:marTop w:val="0"/>
          <w:marBottom w:val="0"/>
          <w:divBdr>
            <w:top w:val="none" w:sz="0" w:space="0" w:color="auto"/>
            <w:left w:val="none" w:sz="0" w:space="0" w:color="auto"/>
            <w:bottom w:val="none" w:sz="0" w:space="0" w:color="auto"/>
            <w:right w:val="none" w:sz="0" w:space="0" w:color="auto"/>
          </w:divBdr>
          <w:divsChild>
            <w:div w:id="770509171">
              <w:marLeft w:val="0"/>
              <w:marRight w:val="0"/>
              <w:marTop w:val="0"/>
              <w:marBottom w:val="300"/>
              <w:divBdr>
                <w:top w:val="none" w:sz="0" w:space="0" w:color="auto"/>
                <w:left w:val="none" w:sz="0" w:space="0" w:color="auto"/>
                <w:bottom w:val="none" w:sz="0" w:space="0" w:color="auto"/>
                <w:right w:val="none" w:sz="0" w:space="0" w:color="auto"/>
              </w:divBdr>
            </w:div>
          </w:divsChild>
        </w:div>
        <w:div w:id="467011353">
          <w:marLeft w:val="0"/>
          <w:marRight w:val="0"/>
          <w:marTop w:val="0"/>
          <w:marBottom w:val="0"/>
          <w:divBdr>
            <w:top w:val="none" w:sz="0" w:space="0" w:color="auto"/>
            <w:left w:val="none" w:sz="0" w:space="0" w:color="auto"/>
            <w:bottom w:val="none" w:sz="0" w:space="0" w:color="auto"/>
            <w:right w:val="none" w:sz="0" w:space="0" w:color="auto"/>
          </w:divBdr>
          <w:divsChild>
            <w:div w:id="1343320186">
              <w:marLeft w:val="0"/>
              <w:marRight w:val="0"/>
              <w:marTop w:val="0"/>
              <w:marBottom w:val="300"/>
              <w:divBdr>
                <w:top w:val="none" w:sz="0" w:space="0" w:color="auto"/>
                <w:left w:val="none" w:sz="0" w:space="0" w:color="auto"/>
                <w:bottom w:val="none" w:sz="0" w:space="0" w:color="auto"/>
                <w:right w:val="none" w:sz="0" w:space="0" w:color="auto"/>
              </w:divBdr>
            </w:div>
          </w:divsChild>
        </w:div>
        <w:div w:id="1076902978">
          <w:marLeft w:val="0"/>
          <w:marRight w:val="0"/>
          <w:marTop w:val="0"/>
          <w:marBottom w:val="0"/>
          <w:divBdr>
            <w:top w:val="none" w:sz="0" w:space="0" w:color="auto"/>
            <w:left w:val="none" w:sz="0" w:space="0" w:color="auto"/>
            <w:bottom w:val="none" w:sz="0" w:space="0" w:color="auto"/>
            <w:right w:val="none" w:sz="0" w:space="0" w:color="auto"/>
          </w:divBdr>
          <w:divsChild>
            <w:div w:id="1534148651">
              <w:marLeft w:val="0"/>
              <w:marRight w:val="0"/>
              <w:marTop w:val="0"/>
              <w:marBottom w:val="300"/>
              <w:divBdr>
                <w:top w:val="none" w:sz="0" w:space="0" w:color="auto"/>
                <w:left w:val="none" w:sz="0" w:space="0" w:color="auto"/>
                <w:bottom w:val="none" w:sz="0" w:space="0" w:color="auto"/>
                <w:right w:val="none" w:sz="0" w:space="0" w:color="auto"/>
              </w:divBdr>
            </w:div>
          </w:divsChild>
        </w:div>
        <w:div w:id="1260797552">
          <w:marLeft w:val="0"/>
          <w:marRight w:val="0"/>
          <w:marTop w:val="0"/>
          <w:marBottom w:val="0"/>
          <w:divBdr>
            <w:top w:val="none" w:sz="0" w:space="0" w:color="auto"/>
            <w:left w:val="none" w:sz="0" w:space="0" w:color="auto"/>
            <w:bottom w:val="none" w:sz="0" w:space="0" w:color="auto"/>
            <w:right w:val="none" w:sz="0" w:space="0" w:color="auto"/>
          </w:divBdr>
          <w:divsChild>
            <w:div w:id="1335760556">
              <w:marLeft w:val="0"/>
              <w:marRight w:val="0"/>
              <w:marTop w:val="0"/>
              <w:marBottom w:val="300"/>
              <w:divBdr>
                <w:top w:val="none" w:sz="0" w:space="0" w:color="auto"/>
                <w:left w:val="none" w:sz="0" w:space="0" w:color="auto"/>
                <w:bottom w:val="none" w:sz="0" w:space="0" w:color="auto"/>
                <w:right w:val="none" w:sz="0" w:space="0" w:color="auto"/>
              </w:divBdr>
            </w:div>
          </w:divsChild>
        </w:div>
        <w:div w:id="2146073460">
          <w:marLeft w:val="0"/>
          <w:marRight w:val="0"/>
          <w:marTop w:val="0"/>
          <w:marBottom w:val="0"/>
          <w:divBdr>
            <w:top w:val="none" w:sz="0" w:space="0" w:color="auto"/>
            <w:left w:val="none" w:sz="0" w:space="0" w:color="auto"/>
            <w:bottom w:val="none" w:sz="0" w:space="0" w:color="auto"/>
            <w:right w:val="none" w:sz="0" w:space="0" w:color="auto"/>
          </w:divBdr>
          <w:divsChild>
            <w:div w:id="1890875804">
              <w:marLeft w:val="0"/>
              <w:marRight w:val="0"/>
              <w:marTop w:val="0"/>
              <w:marBottom w:val="300"/>
              <w:divBdr>
                <w:top w:val="none" w:sz="0" w:space="0" w:color="auto"/>
                <w:left w:val="none" w:sz="0" w:space="0" w:color="auto"/>
                <w:bottom w:val="none" w:sz="0" w:space="0" w:color="auto"/>
                <w:right w:val="none" w:sz="0" w:space="0" w:color="auto"/>
              </w:divBdr>
            </w:div>
          </w:divsChild>
        </w:div>
        <w:div w:id="175460866">
          <w:marLeft w:val="0"/>
          <w:marRight w:val="0"/>
          <w:marTop w:val="0"/>
          <w:marBottom w:val="0"/>
          <w:divBdr>
            <w:top w:val="none" w:sz="0" w:space="0" w:color="auto"/>
            <w:left w:val="none" w:sz="0" w:space="0" w:color="auto"/>
            <w:bottom w:val="none" w:sz="0" w:space="0" w:color="auto"/>
            <w:right w:val="none" w:sz="0" w:space="0" w:color="auto"/>
          </w:divBdr>
          <w:divsChild>
            <w:div w:id="1043864832">
              <w:marLeft w:val="0"/>
              <w:marRight w:val="0"/>
              <w:marTop w:val="0"/>
              <w:marBottom w:val="300"/>
              <w:divBdr>
                <w:top w:val="none" w:sz="0" w:space="0" w:color="auto"/>
                <w:left w:val="none" w:sz="0" w:space="0" w:color="auto"/>
                <w:bottom w:val="none" w:sz="0" w:space="0" w:color="auto"/>
                <w:right w:val="none" w:sz="0" w:space="0" w:color="auto"/>
              </w:divBdr>
            </w:div>
          </w:divsChild>
        </w:div>
        <w:div w:id="2015372570">
          <w:marLeft w:val="0"/>
          <w:marRight w:val="0"/>
          <w:marTop w:val="0"/>
          <w:marBottom w:val="240"/>
          <w:divBdr>
            <w:top w:val="single" w:sz="6" w:space="0" w:color="DDDDDD"/>
            <w:left w:val="single" w:sz="6" w:space="0" w:color="DDDDDD"/>
            <w:bottom w:val="single" w:sz="6" w:space="0" w:color="CCCCCC"/>
            <w:right w:val="single" w:sz="6" w:space="0" w:color="DDDDDD"/>
          </w:divBdr>
          <w:divsChild>
            <w:div w:id="993148864">
              <w:marLeft w:val="0"/>
              <w:marRight w:val="0"/>
              <w:marTop w:val="0"/>
              <w:marBottom w:val="0"/>
              <w:divBdr>
                <w:top w:val="none" w:sz="0" w:space="0" w:color="auto"/>
                <w:left w:val="none" w:sz="0" w:space="0" w:color="auto"/>
                <w:bottom w:val="single" w:sz="6" w:space="0" w:color="DDDDDD"/>
                <w:right w:val="none" w:sz="0" w:space="0" w:color="auto"/>
              </w:divBdr>
              <w:divsChild>
                <w:div w:id="425880782">
                  <w:marLeft w:val="0"/>
                  <w:marRight w:val="0"/>
                  <w:marTop w:val="0"/>
                  <w:marBottom w:val="0"/>
                  <w:divBdr>
                    <w:top w:val="none" w:sz="0" w:space="0" w:color="auto"/>
                    <w:left w:val="none" w:sz="0" w:space="0" w:color="auto"/>
                    <w:bottom w:val="none" w:sz="0" w:space="0" w:color="auto"/>
                    <w:right w:val="none" w:sz="0" w:space="0" w:color="auto"/>
                  </w:divBdr>
                  <w:divsChild>
                    <w:div w:id="1018383449">
                      <w:marLeft w:val="0"/>
                      <w:marRight w:val="0"/>
                      <w:marTop w:val="0"/>
                      <w:marBottom w:val="0"/>
                      <w:divBdr>
                        <w:top w:val="none" w:sz="0" w:space="0" w:color="auto"/>
                        <w:left w:val="none" w:sz="0" w:space="0" w:color="auto"/>
                        <w:bottom w:val="none" w:sz="0" w:space="0" w:color="auto"/>
                        <w:right w:val="none" w:sz="0" w:space="0" w:color="auto"/>
                      </w:divBdr>
                      <w:divsChild>
                        <w:div w:id="15657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55992">
              <w:marLeft w:val="0"/>
              <w:marRight w:val="0"/>
              <w:marTop w:val="0"/>
              <w:marBottom w:val="0"/>
              <w:divBdr>
                <w:top w:val="none" w:sz="0" w:space="0" w:color="auto"/>
                <w:left w:val="none" w:sz="0" w:space="0" w:color="auto"/>
                <w:bottom w:val="none" w:sz="0" w:space="0" w:color="auto"/>
                <w:right w:val="none" w:sz="0" w:space="0" w:color="auto"/>
              </w:divBdr>
            </w:div>
          </w:divsChild>
        </w:div>
        <w:div w:id="1855417206">
          <w:blockQuote w:val="1"/>
          <w:marLeft w:val="-360"/>
          <w:marRight w:val="0"/>
          <w:marTop w:val="0"/>
          <w:marBottom w:val="450"/>
          <w:divBdr>
            <w:top w:val="none" w:sz="0" w:space="0" w:color="auto"/>
            <w:left w:val="single" w:sz="18" w:space="15" w:color="DE6E74"/>
            <w:bottom w:val="none" w:sz="0" w:space="0" w:color="auto"/>
            <w:right w:val="none" w:sz="0" w:space="0" w:color="auto"/>
          </w:divBdr>
        </w:div>
      </w:divsChild>
    </w:div>
    <w:div w:id="1033577555">
      <w:bodyDiv w:val="1"/>
      <w:marLeft w:val="0"/>
      <w:marRight w:val="0"/>
      <w:marTop w:val="0"/>
      <w:marBottom w:val="0"/>
      <w:divBdr>
        <w:top w:val="none" w:sz="0" w:space="0" w:color="auto"/>
        <w:left w:val="none" w:sz="0" w:space="0" w:color="auto"/>
        <w:bottom w:val="none" w:sz="0" w:space="0" w:color="auto"/>
        <w:right w:val="none" w:sz="0" w:space="0" w:color="auto"/>
      </w:divBdr>
      <w:divsChild>
        <w:div w:id="1674455737">
          <w:marLeft w:val="0"/>
          <w:marRight w:val="0"/>
          <w:marTop w:val="0"/>
          <w:marBottom w:val="240"/>
          <w:divBdr>
            <w:top w:val="single" w:sz="6" w:space="0" w:color="DDDDDD"/>
            <w:left w:val="single" w:sz="6" w:space="0" w:color="DDDDDD"/>
            <w:bottom w:val="single" w:sz="6" w:space="0" w:color="CCCCCC"/>
            <w:right w:val="single" w:sz="6" w:space="0" w:color="DDDDDD"/>
          </w:divBdr>
          <w:divsChild>
            <w:div w:id="1044064999">
              <w:marLeft w:val="0"/>
              <w:marRight w:val="0"/>
              <w:marTop w:val="0"/>
              <w:marBottom w:val="0"/>
              <w:divBdr>
                <w:top w:val="none" w:sz="0" w:space="0" w:color="auto"/>
                <w:left w:val="none" w:sz="0" w:space="0" w:color="auto"/>
                <w:bottom w:val="single" w:sz="6" w:space="0" w:color="DDDDDD"/>
                <w:right w:val="none" w:sz="0" w:space="0" w:color="auto"/>
              </w:divBdr>
              <w:divsChild>
                <w:div w:id="2131891957">
                  <w:marLeft w:val="0"/>
                  <w:marRight w:val="0"/>
                  <w:marTop w:val="0"/>
                  <w:marBottom w:val="0"/>
                  <w:divBdr>
                    <w:top w:val="none" w:sz="0" w:space="0" w:color="auto"/>
                    <w:left w:val="none" w:sz="0" w:space="0" w:color="auto"/>
                    <w:bottom w:val="none" w:sz="0" w:space="0" w:color="auto"/>
                    <w:right w:val="none" w:sz="0" w:space="0" w:color="auto"/>
                  </w:divBdr>
                  <w:divsChild>
                    <w:div w:id="1970085613">
                      <w:marLeft w:val="0"/>
                      <w:marRight w:val="0"/>
                      <w:marTop w:val="0"/>
                      <w:marBottom w:val="0"/>
                      <w:divBdr>
                        <w:top w:val="none" w:sz="0" w:space="0" w:color="auto"/>
                        <w:left w:val="none" w:sz="0" w:space="0" w:color="auto"/>
                        <w:bottom w:val="none" w:sz="0" w:space="0" w:color="auto"/>
                        <w:right w:val="none" w:sz="0" w:space="0" w:color="auto"/>
                      </w:divBdr>
                      <w:divsChild>
                        <w:div w:id="21049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7335">
              <w:marLeft w:val="0"/>
              <w:marRight w:val="0"/>
              <w:marTop w:val="0"/>
              <w:marBottom w:val="0"/>
              <w:divBdr>
                <w:top w:val="none" w:sz="0" w:space="0" w:color="auto"/>
                <w:left w:val="none" w:sz="0" w:space="0" w:color="auto"/>
                <w:bottom w:val="none" w:sz="0" w:space="0" w:color="auto"/>
                <w:right w:val="none" w:sz="0" w:space="0" w:color="auto"/>
              </w:divBdr>
            </w:div>
          </w:divsChild>
        </w:div>
        <w:div w:id="955521171">
          <w:marLeft w:val="0"/>
          <w:marRight w:val="0"/>
          <w:marTop w:val="0"/>
          <w:marBottom w:val="0"/>
          <w:divBdr>
            <w:top w:val="none" w:sz="0" w:space="0" w:color="auto"/>
            <w:left w:val="none" w:sz="0" w:space="0" w:color="auto"/>
            <w:bottom w:val="none" w:sz="0" w:space="0" w:color="auto"/>
            <w:right w:val="none" w:sz="0" w:space="0" w:color="auto"/>
          </w:divBdr>
          <w:divsChild>
            <w:div w:id="2826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7479">
      <w:bodyDiv w:val="1"/>
      <w:marLeft w:val="0"/>
      <w:marRight w:val="0"/>
      <w:marTop w:val="0"/>
      <w:marBottom w:val="0"/>
      <w:divBdr>
        <w:top w:val="none" w:sz="0" w:space="0" w:color="auto"/>
        <w:left w:val="none" w:sz="0" w:space="0" w:color="auto"/>
        <w:bottom w:val="none" w:sz="0" w:space="0" w:color="auto"/>
        <w:right w:val="none" w:sz="0" w:space="0" w:color="auto"/>
      </w:divBdr>
      <w:divsChild>
        <w:div w:id="1977681622">
          <w:marLeft w:val="0"/>
          <w:marRight w:val="0"/>
          <w:marTop w:val="0"/>
          <w:marBottom w:val="240"/>
          <w:divBdr>
            <w:top w:val="single" w:sz="6" w:space="0" w:color="DDDDDD"/>
            <w:left w:val="single" w:sz="6" w:space="0" w:color="DDDDDD"/>
            <w:bottom w:val="single" w:sz="6" w:space="0" w:color="CCCCCC"/>
            <w:right w:val="single" w:sz="6" w:space="0" w:color="DDDDDD"/>
          </w:divBdr>
          <w:divsChild>
            <w:div w:id="863445929">
              <w:marLeft w:val="0"/>
              <w:marRight w:val="0"/>
              <w:marTop w:val="0"/>
              <w:marBottom w:val="0"/>
              <w:divBdr>
                <w:top w:val="none" w:sz="0" w:space="0" w:color="auto"/>
                <w:left w:val="none" w:sz="0" w:space="0" w:color="auto"/>
                <w:bottom w:val="single" w:sz="6" w:space="0" w:color="DDDDDD"/>
                <w:right w:val="none" w:sz="0" w:space="0" w:color="auto"/>
              </w:divBdr>
              <w:divsChild>
                <w:div w:id="732199349">
                  <w:marLeft w:val="0"/>
                  <w:marRight w:val="0"/>
                  <w:marTop w:val="0"/>
                  <w:marBottom w:val="0"/>
                  <w:divBdr>
                    <w:top w:val="none" w:sz="0" w:space="0" w:color="auto"/>
                    <w:left w:val="none" w:sz="0" w:space="0" w:color="auto"/>
                    <w:bottom w:val="none" w:sz="0" w:space="0" w:color="auto"/>
                    <w:right w:val="none" w:sz="0" w:space="0" w:color="auto"/>
                  </w:divBdr>
                  <w:divsChild>
                    <w:div w:id="972292707">
                      <w:marLeft w:val="0"/>
                      <w:marRight w:val="0"/>
                      <w:marTop w:val="0"/>
                      <w:marBottom w:val="0"/>
                      <w:divBdr>
                        <w:top w:val="none" w:sz="0" w:space="0" w:color="auto"/>
                        <w:left w:val="none" w:sz="0" w:space="0" w:color="auto"/>
                        <w:bottom w:val="none" w:sz="0" w:space="0" w:color="auto"/>
                        <w:right w:val="none" w:sz="0" w:space="0" w:color="auto"/>
                      </w:divBdr>
                      <w:divsChild>
                        <w:div w:id="167989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google/lmctfy" TargetMode="External"/><Relationship Id="rId21" Type="http://schemas.openxmlformats.org/officeDocument/2006/relationships/hyperlink" Target="https://www.rackspace.com/" TargetMode="External"/><Relationship Id="rId42" Type="http://schemas.openxmlformats.org/officeDocument/2006/relationships/hyperlink" Target="https://ko.wikipedia.org/wiki/%EC%82%AC%EC%8B%A4%EC%83%81_%ED%91%9C%EC%A4%80" TargetMode="External"/><Relationship Id="rId47" Type="http://schemas.openxmlformats.org/officeDocument/2006/relationships/hyperlink" Target="https://docs.docker.com/docker-for-windows" TargetMode="External"/><Relationship Id="rId63" Type="http://schemas.openxmlformats.org/officeDocument/2006/relationships/image" Target="media/image15.png"/><Relationship Id="rId68" Type="http://schemas.openxmlformats.org/officeDocument/2006/relationships/hyperlink" Target="https://github.com/search?utf8=%E2%9C%93&amp;q=dockerfile%EF%BF%BC" TargetMode="External"/><Relationship Id="rId84" Type="http://schemas.openxmlformats.org/officeDocument/2006/relationships/hyperlink" Target="https://hub.docker.com/" TargetMode="External"/><Relationship Id="rId89" Type="http://schemas.openxmlformats.org/officeDocument/2006/relationships/image" Target="media/image22.png"/><Relationship Id="rId16" Type="http://schemas.openxmlformats.org/officeDocument/2006/relationships/hyperlink" Target="https://en.wikipedia.org/wiki/Hardware-assisted_virtualization" TargetMode="External"/><Relationship Id="rId11" Type="http://schemas.openxmlformats.org/officeDocument/2006/relationships/image" Target="media/image3.png"/><Relationship Id="rId32" Type="http://schemas.openxmlformats.org/officeDocument/2006/relationships/hyperlink" Target="https://docs.docker.com/registry/" TargetMode="External"/><Relationship Id="rId37" Type="http://schemas.openxmlformats.org/officeDocument/2006/relationships/image" Target="media/image10.png"/><Relationship Id="rId53" Type="http://schemas.openxmlformats.org/officeDocument/2006/relationships/hyperlink" Target="https://redis.io/" TargetMode="External"/><Relationship Id="rId58" Type="http://schemas.openxmlformats.org/officeDocument/2006/relationships/image" Target="media/image13.png"/><Relationship Id="rId74" Type="http://schemas.openxmlformats.org/officeDocument/2006/relationships/hyperlink" Target="https://hub.docker.com/explore/" TargetMode="External"/><Relationship Id="rId79" Type="http://schemas.openxmlformats.org/officeDocument/2006/relationships/hyperlink" Target="https://gist.github.com/subicura/877bced4293c68769302141f51e4b766" TargetMode="External"/><Relationship Id="rId5" Type="http://schemas.openxmlformats.org/officeDocument/2006/relationships/webSettings" Target="webSettings.xml"/><Relationship Id="rId90" Type="http://schemas.openxmlformats.org/officeDocument/2006/relationships/hyperlink" Target="http://nginx.org/" TargetMode="Externa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hyperlink" Target="https://github.com/docker/libcontainer" TargetMode="External"/><Relationship Id="rId43" Type="http://schemas.openxmlformats.org/officeDocument/2006/relationships/hyperlink" Target="https://coreos.com/why/" TargetMode="External"/><Relationship Id="rId48" Type="http://schemas.openxmlformats.org/officeDocument/2006/relationships/image" Target="media/image11.png"/><Relationship Id="rId64" Type="http://schemas.openxmlformats.org/officeDocument/2006/relationships/hyperlink" Target="http://docs.aws.amazon.com/ko_kr/AmazonS3/latest/dev/Welcome.html" TargetMode="External"/><Relationship Id="rId69" Type="http://schemas.openxmlformats.org/officeDocument/2006/relationships/hyperlink" Target="https://www.ruby-lang.org/ko" TargetMode="External"/><Relationship Id="rId8" Type="http://schemas.openxmlformats.org/officeDocument/2006/relationships/image" Target="media/image1.png"/><Relationship Id="rId51" Type="http://schemas.openxmlformats.org/officeDocument/2006/relationships/hyperlink" Target="https://docs.docker.com/machine/" TargetMode="External"/><Relationship Id="rId72" Type="http://schemas.openxmlformats.org/officeDocument/2006/relationships/image" Target="media/image18.png"/><Relationship Id="rId80" Type="http://schemas.openxmlformats.org/officeDocument/2006/relationships/hyperlink" Target="https://github.com/" TargetMode="External"/><Relationship Id="rId85" Type="http://schemas.openxmlformats.org/officeDocument/2006/relationships/image" Target="media/image21.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speakerdeck.com/jbeda/containers-at-scale" TargetMode="External"/><Relationship Id="rId17" Type="http://schemas.openxmlformats.org/officeDocument/2006/relationships/hyperlink" Target="http://www.linux-kvm.org/" TargetMode="External"/><Relationship Id="rId25" Type="http://schemas.openxmlformats.org/officeDocument/2006/relationships/hyperlink" Target="https://docs.oracle.com/cd/E18440_01/doc.111/e18415/chapter_zones.htm" TargetMode="External"/><Relationship Id="rId33" Type="http://schemas.openxmlformats.org/officeDocument/2006/relationships/hyperlink" Target="https://en.wikipedia.org/wiki/Overlay_network" TargetMode="External"/><Relationship Id="rId38" Type="http://schemas.openxmlformats.org/officeDocument/2006/relationships/hyperlink" Target="https://blog.docker.com/2017/01/whats-new-in-docker-1-13/" TargetMode="External"/><Relationship Id="rId46" Type="http://schemas.openxmlformats.org/officeDocument/2006/relationships/hyperlink" Target="https://docs.docker.com/docker-for-mac" TargetMode="External"/><Relationship Id="rId59" Type="http://schemas.openxmlformats.org/officeDocument/2006/relationships/hyperlink" Target="https://www.tensorflow.org/" TargetMode="External"/><Relationship Id="rId67" Type="http://schemas.openxmlformats.org/officeDocument/2006/relationships/image" Target="media/image16.png"/><Relationship Id="rId20" Type="http://schemas.openxmlformats.org/officeDocument/2006/relationships/hyperlink" Target="https://www.openstack.org/" TargetMode="External"/><Relationship Id="rId41" Type="http://schemas.openxmlformats.org/officeDocument/2006/relationships/hyperlink" Target="https://github.com/docker/docker/pull/27794" TargetMode="External"/><Relationship Id="rId54" Type="http://schemas.openxmlformats.org/officeDocument/2006/relationships/hyperlink" Target="https://github.com/docker/docker/blob/master/pkg/namesgenerator/names-generator.go" TargetMode="External"/><Relationship Id="rId62" Type="http://schemas.openxmlformats.org/officeDocument/2006/relationships/hyperlink" Target="https://github.com/jpetazzo/nsenter" TargetMode="External"/><Relationship Id="rId70" Type="http://schemas.openxmlformats.org/officeDocument/2006/relationships/hyperlink" Target="http://www.sinatrarb.com/" TargetMode="External"/><Relationship Id="rId75" Type="http://schemas.openxmlformats.org/officeDocument/2006/relationships/hyperlink" Target="http://supervisord.org/" TargetMode="External"/><Relationship Id="rId83" Type="http://schemas.openxmlformats.org/officeDocument/2006/relationships/hyperlink" Target="https://github.com/docker/distribution" TargetMode="External"/><Relationship Id="rId88" Type="http://schemas.openxmlformats.org/officeDocument/2006/relationships/hyperlink" Target="https://docs.docker.com/registry/insecure/" TargetMode="External"/><Relationship Id="rId91" Type="http://schemas.openxmlformats.org/officeDocument/2006/relationships/hyperlink" Target="http://www.haproxy.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virtualbox.org/" TargetMode="External"/><Relationship Id="rId23" Type="http://schemas.openxmlformats.org/officeDocument/2006/relationships/hyperlink" Target="https://linuxcontainers.org/lxc/" TargetMode="External"/><Relationship Id="rId28" Type="http://schemas.openxmlformats.org/officeDocument/2006/relationships/hyperlink" Target="http://runc.io/" TargetMode="External"/><Relationship Id="rId36" Type="http://schemas.openxmlformats.org/officeDocument/2006/relationships/image" Target="media/image9.png"/><Relationship Id="rId49" Type="http://schemas.openxmlformats.org/officeDocument/2006/relationships/hyperlink" Target="https://github.com/mist64/xhyve" TargetMode="External"/><Relationship Id="rId57" Type="http://schemas.openxmlformats.org/officeDocument/2006/relationships/hyperlink" Target="https://wordpress.com/" TargetMode="External"/><Relationship Id="rId10" Type="http://schemas.openxmlformats.org/officeDocument/2006/relationships/image" Target="media/image2.png"/><Relationship Id="rId31" Type="http://schemas.openxmlformats.org/officeDocument/2006/relationships/hyperlink" Target="https://hub.docker.com/" TargetMode="External"/><Relationship Id="rId44" Type="http://schemas.openxmlformats.org/officeDocument/2006/relationships/hyperlink" Target="https://blog.docker.com/docker-weekly-archives/" TargetMode="External"/><Relationship Id="rId52" Type="http://schemas.openxmlformats.org/officeDocument/2006/relationships/image" Target="media/image12.png"/><Relationship Id="rId60" Type="http://schemas.openxmlformats.org/officeDocument/2006/relationships/image" Target="media/image14.png"/><Relationship Id="rId65" Type="http://schemas.openxmlformats.org/officeDocument/2006/relationships/hyperlink" Target="https://en.wikipedia.org/wiki/YAML" TargetMode="External"/><Relationship Id="rId73" Type="http://schemas.openxmlformats.org/officeDocument/2006/relationships/image" Target="media/image19.png"/><Relationship Id="rId78" Type="http://schemas.openxmlformats.org/officeDocument/2006/relationships/hyperlink" Target="https://gist.github.com/subicura/877bced4293c68769302141f51e4b766/raw/f91e9b8ae3ddb699684464ae8cf3c78e1e7df471/Dockerfile" TargetMode="External"/><Relationship Id="rId81" Type="http://schemas.openxmlformats.org/officeDocument/2006/relationships/image" Target="media/image20.png"/><Relationship Id="rId86" Type="http://schemas.openxmlformats.org/officeDocument/2006/relationships/hyperlink" Target="https://hub.docker.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wW9CAH9nSLs" TargetMode="External"/><Relationship Id="rId13" Type="http://schemas.openxmlformats.org/officeDocument/2006/relationships/image" Target="media/image4.png"/><Relationship Id="rId18" Type="http://schemas.openxmlformats.org/officeDocument/2006/relationships/hyperlink" Target="https://en.wikipedia.org/wiki/Paravirtualization" TargetMode="External"/><Relationship Id="rId39" Type="http://schemas.openxmlformats.org/officeDocument/2006/relationships/hyperlink" Target="https://github.com/docker/docker/blob/master/experimental/docker-stacks-and-bundles.md" TargetMode="External"/><Relationship Id="rId34" Type="http://schemas.openxmlformats.org/officeDocument/2006/relationships/hyperlink" Target="https://en.wikipedia.org/wiki/UnionFS" TargetMode="External"/><Relationship Id="rId50" Type="http://schemas.openxmlformats.org/officeDocument/2006/relationships/hyperlink" Target="https://en.wikipedia.org/wiki/Hyper-V" TargetMode="External"/><Relationship Id="rId55" Type="http://schemas.openxmlformats.org/officeDocument/2006/relationships/hyperlink" Target="https://github.com/docker/docker/issues/8996" TargetMode="External"/><Relationship Id="rId76" Type="http://schemas.openxmlformats.org/officeDocument/2006/relationships/hyperlink" Target="https://github.com/ddollar/forego"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hyperlink" Target="https://subicura.com/2017/02/10/docker-guide-for-beginners-create-image-and-deploy.html"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s://www.freebsd.org/doc/handbook/jails.html" TargetMode="External"/><Relationship Id="rId40" Type="http://schemas.openxmlformats.org/officeDocument/2006/relationships/hyperlink" Target="https://docs.docker.com/engine/reference/commandline/system/" TargetMode="External"/><Relationship Id="rId45" Type="http://schemas.openxmlformats.org/officeDocument/2006/relationships/hyperlink" Target="https://docs.docker.com/engine/installation/" TargetMode="External"/><Relationship Id="rId66" Type="http://schemas.openxmlformats.org/officeDocument/2006/relationships/hyperlink" Target="https://docs.docker.com/compose/" TargetMode="External"/><Relationship Id="rId87" Type="http://schemas.openxmlformats.org/officeDocument/2006/relationships/hyperlink" Target="https://www.docker.com/products/docker-cloud" TargetMode="External"/><Relationship Id="rId61" Type="http://schemas.openxmlformats.org/officeDocument/2006/relationships/hyperlink" Target="https://en.wikipedia.org/wiki/Standard_streams" TargetMode="External"/><Relationship Id="rId82" Type="http://schemas.openxmlformats.org/officeDocument/2006/relationships/hyperlink" Target="https://docs.docker.com/registry/" TargetMode="External"/><Relationship Id="rId19" Type="http://schemas.openxmlformats.org/officeDocument/2006/relationships/hyperlink" Target="https://www.xenproject.org/" TargetMode="External"/><Relationship Id="rId14" Type="http://schemas.openxmlformats.org/officeDocument/2006/relationships/hyperlink" Target="http://www.vmware.com/" TargetMode="External"/><Relationship Id="rId30" Type="http://schemas.openxmlformats.org/officeDocument/2006/relationships/image" Target="media/image7.png"/><Relationship Id="rId35" Type="http://schemas.openxmlformats.org/officeDocument/2006/relationships/image" Target="media/image8.png"/><Relationship Id="rId56" Type="http://schemas.openxmlformats.org/officeDocument/2006/relationships/hyperlink" Target="https://hub.docker.com/_/mysql/" TargetMode="External"/><Relationship Id="rId77" Type="http://schemas.openxmlformats.org/officeDocument/2006/relationships/hyperlink" Target="https://docs.docker.com/engine/reference/builde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BA521-51E8-4FC2-B707-B59BF0D65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Pages>
  <Words>8892</Words>
  <Characters>50685</Characters>
  <Application>Microsoft Office Word</Application>
  <DocSecurity>0</DocSecurity>
  <Lines>422</Lines>
  <Paragraphs>118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기술전략</dc:creator>
  <cp:keywords/>
  <dc:description/>
  <cp:lastModifiedBy>Windows 사용자</cp:lastModifiedBy>
  <cp:revision>61</cp:revision>
  <cp:lastPrinted>2019-11-18T07:56:00Z</cp:lastPrinted>
  <dcterms:created xsi:type="dcterms:W3CDTF">2019-11-18T08:03:00Z</dcterms:created>
  <dcterms:modified xsi:type="dcterms:W3CDTF">2021-02-04T00:14:00Z</dcterms:modified>
</cp:coreProperties>
</file>